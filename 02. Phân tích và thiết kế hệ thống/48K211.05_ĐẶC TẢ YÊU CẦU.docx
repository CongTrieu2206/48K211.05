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5824A" w14:textId="77777777" w:rsidR="005E204F" w:rsidRDefault="005E204F">
      <w:pPr>
        <w:jc w:val="center"/>
        <w:rPr>
          <w:b/>
          <w:sz w:val="24"/>
          <w:szCs w:val="24"/>
        </w:rPr>
      </w:pPr>
    </w:p>
    <w:p w14:paraId="77042879" w14:textId="77777777" w:rsidR="005E204F" w:rsidRDefault="00000000">
      <w:pPr>
        <w:jc w:val="center"/>
        <w:rPr>
          <w:b/>
          <w:sz w:val="24"/>
          <w:szCs w:val="24"/>
        </w:rPr>
      </w:pPr>
      <w:r>
        <w:rPr>
          <w:b/>
          <w:sz w:val="24"/>
          <w:szCs w:val="24"/>
        </w:rPr>
        <w:t>TRƯỜNG ĐẠI HỌC KINH TẾ - ĐẠI HỌC ĐÀ NẴNG</w:t>
      </w:r>
    </w:p>
    <w:p w14:paraId="759190C1" w14:textId="77777777" w:rsidR="005E204F" w:rsidRDefault="00000000">
      <w:pPr>
        <w:jc w:val="center"/>
        <w:rPr>
          <w:b/>
          <w:sz w:val="24"/>
          <w:szCs w:val="24"/>
        </w:rPr>
      </w:pPr>
      <w:r>
        <w:rPr>
          <w:b/>
          <w:sz w:val="24"/>
          <w:szCs w:val="24"/>
        </w:rPr>
        <w:t>KHOA THỐNG KÊ – TIN HỌC</w:t>
      </w:r>
    </w:p>
    <w:p w14:paraId="6C6B4468" w14:textId="77777777" w:rsidR="005E204F" w:rsidRDefault="005E204F">
      <w:pPr>
        <w:jc w:val="center"/>
        <w:rPr>
          <w:sz w:val="24"/>
          <w:szCs w:val="24"/>
        </w:rPr>
      </w:pPr>
    </w:p>
    <w:p w14:paraId="6A2C3334" w14:textId="77777777" w:rsidR="005E204F" w:rsidRDefault="005E204F">
      <w:pPr>
        <w:jc w:val="center"/>
        <w:rPr>
          <w:sz w:val="24"/>
          <w:szCs w:val="24"/>
        </w:rPr>
      </w:pPr>
    </w:p>
    <w:p w14:paraId="3CB5419C" w14:textId="77777777" w:rsidR="005E204F" w:rsidRDefault="00000000">
      <w:pPr>
        <w:jc w:val="center"/>
        <w:rPr>
          <w:sz w:val="24"/>
          <w:szCs w:val="24"/>
        </w:rPr>
      </w:pPr>
      <w:r>
        <w:rPr>
          <w:noProof/>
          <w:sz w:val="24"/>
          <w:szCs w:val="24"/>
        </w:rPr>
        <w:drawing>
          <wp:inline distT="0" distB="0" distL="114300" distR="114300" wp14:anchorId="4BFF1F74" wp14:editId="15667085">
            <wp:extent cx="1218565" cy="1218565"/>
            <wp:effectExtent l="0" t="0" r="0" b="0"/>
            <wp:docPr id="48" name="image23.jpg" descr="Logo-truong-Dai-hoc-Kinh-te-Da-Nang"/>
            <wp:cNvGraphicFramePr/>
            <a:graphic xmlns:a="http://schemas.openxmlformats.org/drawingml/2006/main">
              <a:graphicData uri="http://schemas.openxmlformats.org/drawingml/2006/picture">
                <pic:pic xmlns:pic="http://schemas.openxmlformats.org/drawingml/2006/picture">
                  <pic:nvPicPr>
                    <pic:cNvPr id="0" name="image23.jpg" descr="Logo-truong-Dai-hoc-Kinh-te-Da-Nang"/>
                    <pic:cNvPicPr preferRelativeResize="0"/>
                  </pic:nvPicPr>
                  <pic:blipFill>
                    <a:blip r:embed="rId8"/>
                    <a:srcRect/>
                    <a:stretch>
                      <a:fillRect/>
                    </a:stretch>
                  </pic:blipFill>
                  <pic:spPr>
                    <a:xfrm>
                      <a:off x="0" y="0"/>
                      <a:ext cx="1218565" cy="1218565"/>
                    </a:xfrm>
                    <a:prstGeom prst="rect">
                      <a:avLst/>
                    </a:prstGeom>
                    <a:ln/>
                  </pic:spPr>
                </pic:pic>
              </a:graphicData>
            </a:graphic>
          </wp:inline>
        </w:drawing>
      </w:r>
    </w:p>
    <w:p w14:paraId="10A2D0D8" w14:textId="77777777" w:rsidR="005E204F" w:rsidRDefault="005E204F">
      <w:pPr>
        <w:jc w:val="center"/>
        <w:rPr>
          <w:sz w:val="24"/>
          <w:szCs w:val="24"/>
        </w:rPr>
      </w:pPr>
    </w:p>
    <w:p w14:paraId="5132B9C5" w14:textId="77777777" w:rsidR="005E204F" w:rsidRDefault="005E204F">
      <w:pPr>
        <w:jc w:val="center"/>
        <w:rPr>
          <w:sz w:val="24"/>
          <w:szCs w:val="24"/>
        </w:rPr>
      </w:pPr>
    </w:p>
    <w:p w14:paraId="220DA976" w14:textId="77777777" w:rsidR="005E204F" w:rsidRDefault="00000000">
      <w:pPr>
        <w:spacing w:line="240" w:lineRule="auto"/>
        <w:jc w:val="center"/>
        <w:rPr>
          <w:sz w:val="24"/>
          <w:szCs w:val="24"/>
        </w:rPr>
      </w:pPr>
      <w:r>
        <w:rPr>
          <w:b/>
          <w:sz w:val="52"/>
          <w:szCs w:val="52"/>
        </w:rPr>
        <w:t>TÀI LIỆU ĐẶC TẢ YÊU CẦU</w:t>
      </w:r>
    </w:p>
    <w:p w14:paraId="012AE71E" w14:textId="77777777" w:rsidR="005E204F" w:rsidRDefault="00000000">
      <w:pPr>
        <w:spacing w:line="240" w:lineRule="auto"/>
        <w:jc w:val="center"/>
        <w:rPr>
          <w:b/>
          <w:sz w:val="40"/>
          <w:szCs w:val="40"/>
        </w:rPr>
      </w:pPr>
      <w:r>
        <w:rPr>
          <w:b/>
          <w:sz w:val="40"/>
          <w:szCs w:val="40"/>
        </w:rPr>
        <w:t>HỆ THỐNG QUẢN LÝ TRỌ</w:t>
      </w:r>
    </w:p>
    <w:p w14:paraId="65F115CE" w14:textId="77777777" w:rsidR="005E204F" w:rsidRDefault="005E204F">
      <w:pPr>
        <w:ind w:left="5760"/>
        <w:rPr>
          <w:sz w:val="24"/>
          <w:szCs w:val="24"/>
        </w:rPr>
      </w:pPr>
    </w:p>
    <w:p w14:paraId="6CDE6A9C" w14:textId="77777777" w:rsidR="005E204F" w:rsidRDefault="005E204F">
      <w:pPr>
        <w:ind w:left="5760"/>
        <w:rPr>
          <w:sz w:val="24"/>
          <w:szCs w:val="24"/>
        </w:rPr>
      </w:pPr>
    </w:p>
    <w:p w14:paraId="2BACC1C2" w14:textId="16F73D3B" w:rsidR="005E204F" w:rsidRDefault="00501DFD" w:rsidP="00501DFD">
      <w:pPr>
        <w:tabs>
          <w:tab w:val="left" w:pos="2127"/>
          <w:tab w:val="left" w:pos="3686"/>
          <w:tab w:val="left" w:pos="4395"/>
        </w:tabs>
        <w:jc w:val="left"/>
        <w:rPr>
          <w:sz w:val="24"/>
          <w:szCs w:val="24"/>
        </w:rPr>
      </w:pPr>
      <w:r>
        <w:rPr>
          <w:sz w:val="24"/>
          <w:szCs w:val="24"/>
        </w:rPr>
        <w:tab/>
      </w:r>
      <w:r w:rsidR="00000000">
        <w:rPr>
          <w:sz w:val="24"/>
          <w:szCs w:val="24"/>
        </w:rPr>
        <w:t>Lớp</w:t>
      </w:r>
      <w:r>
        <w:rPr>
          <w:sz w:val="24"/>
          <w:szCs w:val="24"/>
        </w:rPr>
        <w:tab/>
      </w:r>
      <w:r w:rsidR="00000000">
        <w:rPr>
          <w:sz w:val="24"/>
          <w:szCs w:val="24"/>
        </w:rPr>
        <w:t xml:space="preserve">: </w:t>
      </w:r>
      <w:r>
        <w:rPr>
          <w:sz w:val="24"/>
          <w:szCs w:val="24"/>
        </w:rPr>
        <w:tab/>
      </w:r>
      <w:r w:rsidR="00000000">
        <w:rPr>
          <w:sz w:val="24"/>
          <w:szCs w:val="24"/>
        </w:rPr>
        <w:t>48K21.1</w:t>
      </w:r>
    </w:p>
    <w:p w14:paraId="1D91F649" w14:textId="25F4C1EC" w:rsidR="005E204F" w:rsidRDefault="00501DFD" w:rsidP="00501DFD">
      <w:pPr>
        <w:tabs>
          <w:tab w:val="left" w:pos="2127"/>
          <w:tab w:val="left" w:pos="3686"/>
          <w:tab w:val="left" w:pos="4395"/>
        </w:tabs>
        <w:jc w:val="left"/>
        <w:rPr>
          <w:sz w:val="24"/>
          <w:szCs w:val="24"/>
        </w:rPr>
      </w:pPr>
      <w:r>
        <w:rPr>
          <w:sz w:val="24"/>
          <w:szCs w:val="24"/>
        </w:rPr>
        <w:tab/>
      </w:r>
      <w:r w:rsidR="00000000">
        <w:rPr>
          <w:sz w:val="24"/>
          <w:szCs w:val="24"/>
        </w:rPr>
        <w:t>Nhóm</w:t>
      </w:r>
      <w:r>
        <w:rPr>
          <w:sz w:val="24"/>
          <w:szCs w:val="24"/>
        </w:rPr>
        <w:tab/>
      </w:r>
      <w:r w:rsidR="00000000">
        <w:rPr>
          <w:sz w:val="24"/>
          <w:szCs w:val="24"/>
        </w:rPr>
        <w:t xml:space="preserve">: </w:t>
      </w:r>
      <w:r>
        <w:rPr>
          <w:sz w:val="24"/>
          <w:szCs w:val="24"/>
        </w:rPr>
        <w:tab/>
      </w:r>
      <w:r w:rsidR="00000000">
        <w:rPr>
          <w:sz w:val="24"/>
          <w:szCs w:val="24"/>
        </w:rPr>
        <w:t>48K211.05</w:t>
      </w:r>
    </w:p>
    <w:p w14:paraId="03A21AF3" w14:textId="77777777" w:rsidR="005E204F" w:rsidRDefault="005E204F">
      <w:pPr>
        <w:ind w:left="5760"/>
        <w:rPr>
          <w:sz w:val="24"/>
          <w:szCs w:val="24"/>
        </w:rPr>
      </w:pPr>
    </w:p>
    <w:p w14:paraId="7CF09A3D" w14:textId="77777777" w:rsidR="005E204F" w:rsidRDefault="005E204F">
      <w:pPr>
        <w:ind w:left="5760"/>
        <w:rPr>
          <w:sz w:val="24"/>
          <w:szCs w:val="24"/>
        </w:rPr>
      </w:pPr>
    </w:p>
    <w:p w14:paraId="355A1EAE" w14:textId="77777777" w:rsidR="005E204F" w:rsidRDefault="005E204F">
      <w:pPr>
        <w:ind w:left="5760"/>
        <w:rPr>
          <w:sz w:val="24"/>
          <w:szCs w:val="24"/>
        </w:rPr>
      </w:pPr>
    </w:p>
    <w:p w14:paraId="5D57D140" w14:textId="77777777" w:rsidR="005E204F" w:rsidRDefault="005E204F">
      <w:pPr>
        <w:ind w:left="5760"/>
        <w:rPr>
          <w:sz w:val="24"/>
          <w:szCs w:val="24"/>
        </w:rPr>
      </w:pPr>
    </w:p>
    <w:p w14:paraId="0D036E80" w14:textId="77777777" w:rsidR="005E204F" w:rsidRDefault="005E204F">
      <w:pPr>
        <w:ind w:left="5760"/>
        <w:rPr>
          <w:sz w:val="24"/>
          <w:szCs w:val="24"/>
        </w:rPr>
      </w:pPr>
    </w:p>
    <w:p w14:paraId="57B2EDB4" w14:textId="77777777" w:rsidR="005E204F" w:rsidRDefault="005E204F">
      <w:pPr>
        <w:ind w:left="5760"/>
        <w:rPr>
          <w:sz w:val="24"/>
          <w:szCs w:val="24"/>
        </w:rPr>
      </w:pPr>
    </w:p>
    <w:p w14:paraId="0655FDFE" w14:textId="77777777" w:rsidR="005E204F" w:rsidRDefault="005E204F">
      <w:pPr>
        <w:ind w:left="5760"/>
        <w:rPr>
          <w:sz w:val="24"/>
          <w:szCs w:val="24"/>
        </w:rPr>
      </w:pPr>
    </w:p>
    <w:p w14:paraId="2BFDA675" w14:textId="77777777" w:rsidR="005E204F" w:rsidRDefault="00000000">
      <w:pPr>
        <w:jc w:val="center"/>
      </w:pPr>
      <w:r>
        <w:rPr>
          <w:b/>
        </w:rPr>
        <w:t>Đà Nẵng, 2024</w:t>
      </w:r>
      <w:r>
        <w:br w:type="page"/>
      </w:r>
      <w:r>
        <w:rPr>
          <w:b/>
        </w:rPr>
        <w:lastRenderedPageBreak/>
        <w:t>MỤC LỤC</w:t>
      </w:r>
    </w:p>
    <w:p w14:paraId="3CE79E49" w14:textId="77777777" w:rsidR="005E204F" w:rsidRDefault="005E204F">
      <w:pPr>
        <w:spacing w:after="0" w:line="240" w:lineRule="auto"/>
        <w:jc w:val="center"/>
      </w:pPr>
    </w:p>
    <w:sdt>
      <w:sdtPr>
        <w:id w:val="778145658"/>
        <w:docPartObj>
          <w:docPartGallery w:val="Table of Contents"/>
          <w:docPartUnique/>
        </w:docPartObj>
      </w:sdtPr>
      <w:sdtContent>
        <w:p w14:paraId="1CB030D0" w14:textId="77777777" w:rsidR="005E204F" w:rsidRDefault="00000000">
          <w:pPr>
            <w:pBdr>
              <w:top w:val="nil"/>
              <w:left w:val="nil"/>
              <w:bottom w:val="nil"/>
              <w:right w:val="nil"/>
              <w:between w:val="nil"/>
            </w:pBdr>
            <w:tabs>
              <w:tab w:val="left" w:pos="1760"/>
              <w:tab w:val="right" w:leader="dot" w:pos="9350"/>
            </w:tabs>
            <w:rPr>
              <w:rFonts w:ascii="Calibri" w:eastAsia="Calibri" w:hAnsi="Calibri" w:cs="Calibri"/>
              <w:color w:val="000000"/>
              <w:sz w:val="22"/>
            </w:rPr>
          </w:pPr>
          <w:r>
            <w:fldChar w:fldCharType="begin"/>
          </w:r>
          <w:r>
            <w:instrText xml:space="preserve"> TOC \h \u \z \t "Heading 1,1,Heading 2,2,Heading 3,3,"</w:instrText>
          </w:r>
          <w:r>
            <w:fldChar w:fldCharType="separate"/>
          </w:r>
          <w:hyperlink w:anchor="_heading=h.1fob9te">
            <w:r>
              <w:rPr>
                <w:rFonts w:eastAsia="Times New Roman" w:cs="Times New Roman"/>
                <w:color w:val="000000"/>
                <w:szCs w:val="26"/>
              </w:rPr>
              <w:t>CHƯƠNG 1.</w:t>
            </w:r>
          </w:hyperlink>
          <w:hyperlink w:anchor="_heading=h.1fob9te">
            <w:r>
              <w:rPr>
                <w:rFonts w:ascii="Calibri" w:eastAsia="Calibri" w:hAnsi="Calibri" w:cs="Calibri"/>
                <w:color w:val="000000"/>
                <w:sz w:val="22"/>
              </w:rPr>
              <w:tab/>
            </w:r>
          </w:hyperlink>
          <w:r>
            <w:fldChar w:fldCharType="begin"/>
          </w:r>
          <w:r>
            <w:instrText xml:space="preserve"> PAGEREF _heading=h.1fob9te \h </w:instrText>
          </w:r>
          <w:r>
            <w:fldChar w:fldCharType="separate"/>
          </w:r>
          <w:r>
            <w:rPr>
              <w:rFonts w:eastAsia="Times New Roman" w:cs="Times New Roman"/>
              <w:color w:val="000000"/>
              <w:szCs w:val="26"/>
            </w:rPr>
            <w:t>mô tả khái quát hệ thống</w:t>
          </w:r>
          <w:r>
            <w:rPr>
              <w:rFonts w:eastAsia="Times New Roman" w:cs="Times New Roman"/>
              <w:color w:val="000000"/>
              <w:szCs w:val="26"/>
            </w:rPr>
            <w:tab/>
            <w:t>4</w:t>
          </w:r>
          <w:r>
            <w:fldChar w:fldCharType="end"/>
          </w:r>
        </w:p>
        <w:p w14:paraId="2E4D4A52" w14:textId="77777777" w:rsidR="005E204F" w:rsidRDefault="00000000">
          <w:pPr>
            <w:pBdr>
              <w:top w:val="nil"/>
              <w:left w:val="nil"/>
              <w:bottom w:val="nil"/>
              <w:right w:val="nil"/>
              <w:between w:val="nil"/>
            </w:pBdr>
            <w:tabs>
              <w:tab w:val="left" w:pos="1100"/>
              <w:tab w:val="right" w:leader="dot" w:pos="9350"/>
            </w:tabs>
            <w:ind w:left="520"/>
            <w:rPr>
              <w:rFonts w:ascii="Calibri" w:eastAsia="Calibri" w:hAnsi="Calibri" w:cs="Calibri"/>
              <w:color w:val="000000"/>
              <w:sz w:val="22"/>
            </w:rPr>
          </w:pPr>
          <w:hyperlink w:anchor="_heading=h.3znysh7">
            <w:r>
              <w:rPr>
                <w:rFonts w:eastAsia="Times New Roman" w:cs="Times New Roman"/>
                <w:color w:val="000000"/>
                <w:szCs w:val="26"/>
              </w:rPr>
              <w:t>1.1</w:t>
            </w:r>
          </w:hyperlink>
          <w:hyperlink w:anchor="_heading=h.3znysh7">
            <w:r>
              <w:rPr>
                <w:rFonts w:ascii="Calibri" w:eastAsia="Calibri" w:hAnsi="Calibri" w:cs="Calibri"/>
                <w:color w:val="000000"/>
                <w:sz w:val="22"/>
              </w:rPr>
              <w:tab/>
            </w:r>
          </w:hyperlink>
          <w:r>
            <w:fldChar w:fldCharType="begin"/>
          </w:r>
          <w:r>
            <w:instrText xml:space="preserve"> PAGEREF _heading=h.3znysh7 \h </w:instrText>
          </w:r>
          <w:r>
            <w:fldChar w:fldCharType="separate"/>
          </w:r>
          <w:r>
            <w:rPr>
              <w:rFonts w:eastAsia="Times New Roman" w:cs="Times New Roman"/>
              <w:color w:val="000000"/>
              <w:szCs w:val="26"/>
            </w:rPr>
            <w:t>Tổng quan về hệ thống</w:t>
          </w:r>
          <w:r>
            <w:rPr>
              <w:rFonts w:eastAsia="Times New Roman" w:cs="Times New Roman"/>
              <w:color w:val="000000"/>
              <w:szCs w:val="26"/>
            </w:rPr>
            <w:tab/>
            <w:t>4</w:t>
          </w:r>
          <w:r>
            <w:fldChar w:fldCharType="end"/>
          </w:r>
        </w:p>
        <w:p w14:paraId="6628EC73" w14:textId="77777777" w:rsidR="005E204F" w:rsidRDefault="00000000">
          <w:pPr>
            <w:pBdr>
              <w:top w:val="nil"/>
              <w:left w:val="nil"/>
              <w:bottom w:val="nil"/>
              <w:right w:val="nil"/>
              <w:between w:val="nil"/>
            </w:pBdr>
            <w:tabs>
              <w:tab w:val="left" w:pos="1100"/>
              <w:tab w:val="right" w:leader="dot" w:pos="9350"/>
            </w:tabs>
            <w:ind w:left="520"/>
            <w:rPr>
              <w:rFonts w:ascii="Calibri" w:eastAsia="Calibri" w:hAnsi="Calibri" w:cs="Calibri"/>
              <w:color w:val="000000"/>
              <w:sz w:val="22"/>
            </w:rPr>
          </w:pPr>
          <w:hyperlink w:anchor="_heading=h.2et92p0">
            <w:r>
              <w:rPr>
                <w:rFonts w:eastAsia="Times New Roman" w:cs="Times New Roman"/>
                <w:color w:val="000000"/>
                <w:szCs w:val="26"/>
              </w:rPr>
              <w:t>1.2</w:t>
            </w:r>
          </w:hyperlink>
          <w:hyperlink w:anchor="_heading=h.2et92p0">
            <w:r>
              <w:rPr>
                <w:rFonts w:ascii="Calibri" w:eastAsia="Calibri" w:hAnsi="Calibri" w:cs="Calibri"/>
                <w:color w:val="000000"/>
                <w:sz w:val="22"/>
              </w:rPr>
              <w:tab/>
            </w:r>
          </w:hyperlink>
          <w:r>
            <w:fldChar w:fldCharType="begin"/>
          </w:r>
          <w:r>
            <w:instrText xml:space="preserve"> PAGEREF _heading=h.2et92p0 \h </w:instrText>
          </w:r>
          <w:r>
            <w:fldChar w:fldCharType="separate"/>
          </w:r>
          <w:r>
            <w:rPr>
              <w:rFonts w:eastAsia="Times New Roman" w:cs="Times New Roman"/>
              <w:color w:val="000000"/>
              <w:szCs w:val="26"/>
            </w:rPr>
            <w:t>Sơ đồ luồng nghiệp vụ hệ thống (business workflow)</w:t>
          </w:r>
          <w:r>
            <w:rPr>
              <w:rFonts w:eastAsia="Times New Roman" w:cs="Times New Roman"/>
              <w:color w:val="000000"/>
              <w:szCs w:val="26"/>
            </w:rPr>
            <w:tab/>
            <w:t>4</w:t>
          </w:r>
          <w:r>
            <w:fldChar w:fldCharType="end"/>
          </w:r>
        </w:p>
        <w:p w14:paraId="4B03EE9D" w14:textId="77777777" w:rsidR="005E204F" w:rsidRDefault="00000000">
          <w:pPr>
            <w:pBdr>
              <w:top w:val="nil"/>
              <w:left w:val="nil"/>
              <w:bottom w:val="nil"/>
              <w:right w:val="nil"/>
              <w:between w:val="nil"/>
            </w:pBdr>
            <w:tabs>
              <w:tab w:val="left" w:pos="1100"/>
              <w:tab w:val="right" w:leader="dot" w:pos="9350"/>
            </w:tabs>
            <w:ind w:left="520"/>
            <w:rPr>
              <w:rFonts w:ascii="Calibri" w:eastAsia="Calibri" w:hAnsi="Calibri" w:cs="Calibri"/>
              <w:color w:val="000000"/>
              <w:sz w:val="22"/>
            </w:rPr>
          </w:pPr>
          <w:hyperlink w:anchor="_heading=h.tyjcwt">
            <w:r>
              <w:rPr>
                <w:rFonts w:eastAsia="Times New Roman" w:cs="Times New Roman"/>
                <w:color w:val="000000"/>
                <w:szCs w:val="26"/>
              </w:rPr>
              <w:t>1.3</w:t>
            </w:r>
          </w:hyperlink>
          <w:hyperlink w:anchor="_heading=h.tyjcwt">
            <w:r>
              <w:rPr>
                <w:rFonts w:ascii="Calibri" w:eastAsia="Calibri" w:hAnsi="Calibri" w:cs="Calibri"/>
                <w:color w:val="000000"/>
                <w:sz w:val="22"/>
              </w:rPr>
              <w:tab/>
            </w:r>
          </w:hyperlink>
          <w:r>
            <w:fldChar w:fldCharType="begin"/>
          </w:r>
          <w:r>
            <w:instrText xml:space="preserve"> PAGEREF _heading=h.tyjcwt \h </w:instrText>
          </w:r>
          <w:r>
            <w:fldChar w:fldCharType="separate"/>
          </w:r>
          <w:r>
            <w:rPr>
              <w:rFonts w:eastAsia="Times New Roman" w:cs="Times New Roman"/>
              <w:color w:val="000000"/>
              <w:szCs w:val="26"/>
            </w:rPr>
            <w:t>Sơ đồ use case</w:t>
          </w:r>
          <w:r>
            <w:rPr>
              <w:rFonts w:eastAsia="Times New Roman" w:cs="Times New Roman"/>
              <w:color w:val="000000"/>
              <w:szCs w:val="26"/>
            </w:rPr>
            <w:tab/>
            <w:t>4</w:t>
          </w:r>
          <w:r>
            <w:fldChar w:fldCharType="end"/>
          </w:r>
        </w:p>
        <w:p w14:paraId="70E5DA05" w14:textId="77777777" w:rsidR="005E204F" w:rsidRDefault="00000000">
          <w:pPr>
            <w:pBdr>
              <w:top w:val="nil"/>
              <w:left w:val="nil"/>
              <w:bottom w:val="nil"/>
              <w:right w:val="nil"/>
              <w:between w:val="nil"/>
            </w:pBdr>
            <w:tabs>
              <w:tab w:val="left" w:pos="1760"/>
              <w:tab w:val="right" w:leader="dot" w:pos="9350"/>
            </w:tabs>
            <w:rPr>
              <w:rFonts w:ascii="Calibri" w:eastAsia="Calibri" w:hAnsi="Calibri" w:cs="Calibri"/>
              <w:color w:val="000000"/>
              <w:sz w:val="22"/>
            </w:rPr>
          </w:pPr>
          <w:hyperlink w:anchor="_heading=h.gjdgxs">
            <w:r>
              <w:rPr>
                <w:rFonts w:eastAsia="Times New Roman" w:cs="Times New Roman"/>
                <w:color w:val="000000"/>
                <w:szCs w:val="26"/>
              </w:rPr>
              <w:t>CHƯƠNG 2.</w:t>
            </w:r>
          </w:hyperlink>
          <w:hyperlink w:anchor="_heading=h.gjdgxs">
            <w:r>
              <w:rPr>
                <w:rFonts w:ascii="Calibri" w:eastAsia="Calibri" w:hAnsi="Calibri" w:cs="Calibri"/>
                <w:color w:val="000000"/>
                <w:sz w:val="22"/>
              </w:rPr>
              <w:tab/>
            </w:r>
          </w:hyperlink>
          <w:r>
            <w:fldChar w:fldCharType="begin"/>
          </w:r>
          <w:r>
            <w:instrText xml:space="preserve"> PAGEREF _heading=h.gjdgxs \h </w:instrText>
          </w:r>
          <w:r>
            <w:fldChar w:fldCharType="separate"/>
          </w:r>
          <w:r>
            <w:rPr>
              <w:rFonts w:eastAsia="Times New Roman" w:cs="Times New Roman"/>
              <w:color w:val="000000"/>
              <w:szCs w:val="26"/>
            </w:rPr>
            <w:t>Yêu cầu chức năng</w:t>
          </w:r>
          <w:r>
            <w:rPr>
              <w:rFonts w:eastAsia="Times New Roman" w:cs="Times New Roman"/>
              <w:color w:val="000000"/>
              <w:szCs w:val="26"/>
            </w:rPr>
            <w:tab/>
            <w:t>6</w:t>
          </w:r>
          <w:r>
            <w:fldChar w:fldCharType="end"/>
          </w:r>
        </w:p>
        <w:p w14:paraId="3CE9DB9E" w14:textId="77777777" w:rsidR="005E204F" w:rsidRDefault="00000000">
          <w:pPr>
            <w:pBdr>
              <w:top w:val="nil"/>
              <w:left w:val="nil"/>
              <w:bottom w:val="nil"/>
              <w:right w:val="nil"/>
              <w:between w:val="nil"/>
            </w:pBdr>
            <w:tabs>
              <w:tab w:val="left" w:pos="1100"/>
              <w:tab w:val="right" w:leader="dot" w:pos="9350"/>
            </w:tabs>
            <w:ind w:left="520"/>
            <w:rPr>
              <w:rFonts w:ascii="Calibri" w:eastAsia="Calibri" w:hAnsi="Calibri" w:cs="Calibri"/>
              <w:color w:val="000000"/>
              <w:sz w:val="22"/>
            </w:rPr>
          </w:pPr>
          <w:hyperlink w:anchor="_heading=h.3dy6vkm">
            <w:r>
              <w:rPr>
                <w:rFonts w:eastAsia="Times New Roman" w:cs="Times New Roman"/>
                <w:color w:val="000000"/>
                <w:szCs w:val="26"/>
              </w:rPr>
              <w:t>2.1</w:t>
            </w:r>
          </w:hyperlink>
          <w:hyperlink w:anchor="_heading=h.3dy6vkm">
            <w:r>
              <w:rPr>
                <w:rFonts w:ascii="Calibri" w:eastAsia="Calibri" w:hAnsi="Calibri" w:cs="Calibri"/>
                <w:color w:val="000000"/>
                <w:sz w:val="22"/>
              </w:rPr>
              <w:tab/>
            </w:r>
          </w:hyperlink>
          <w:r>
            <w:fldChar w:fldCharType="begin"/>
          </w:r>
          <w:r>
            <w:instrText xml:space="preserve"> PAGEREF _heading=h.3dy6vkm \h </w:instrText>
          </w:r>
          <w:r>
            <w:fldChar w:fldCharType="separate"/>
          </w:r>
          <w:r>
            <w:rPr>
              <w:rFonts w:eastAsia="Times New Roman" w:cs="Times New Roman"/>
              <w:color w:val="000000"/>
              <w:szCs w:val="26"/>
            </w:rPr>
            <w:t>Use case Quản lý phòng trọ</w:t>
          </w:r>
          <w:r>
            <w:rPr>
              <w:rFonts w:eastAsia="Times New Roman" w:cs="Times New Roman"/>
              <w:color w:val="000000"/>
              <w:szCs w:val="26"/>
            </w:rPr>
            <w:tab/>
            <w:t>6</w:t>
          </w:r>
          <w:r>
            <w:fldChar w:fldCharType="end"/>
          </w:r>
        </w:p>
        <w:p w14:paraId="729B0227"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1t3h5sf">
            <w:r>
              <w:rPr>
                <w:rFonts w:eastAsia="Times New Roman" w:cs="Times New Roman"/>
                <w:b/>
                <w:color w:val="000000"/>
                <w:szCs w:val="26"/>
              </w:rPr>
              <w:t>2.1.1 Chi tiết use case xem thông tin phòng trọ</w:t>
            </w:r>
          </w:hyperlink>
          <w:hyperlink w:anchor="_heading=h.1t3h5sf">
            <w:r>
              <w:rPr>
                <w:rFonts w:eastAsia="Times New Roman" w:cs="Times New Roman"/>
                <w:color w:val="000000"/>
                <w:szCs w:val="26"/>
              </w:rPr>
              <w:tab/>
              <w:t>6</w:t>
            </w:r>
          </w:hyperlink>
        </w:p>
        <w:p w14:paraId="3FAE967E"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4d34og8">
            <w:r>
              <w:rPr>
                <w:rFonts w:eastAsia="Times New Roman" w:cs="Times New Roman"/>
                <w:b/>
                <w:color w:val="000000"/>
                <w:szCs w:val="26"/>
              </w:rPr>
              <w:t>2.1.2 Chi tiết use case xóa phòng trọ</w:t>
            </w:r>
          </w:hyperlink>
          <w:hyperlink w:anchor="_heading=h.4d34og8">
            <w:r>
              <w:rPr>
                <w:rFonts w:eastAsia="Times New Roman" w:cs="Times New Roman"/>
                <w:color w:val="000000"/>
                <w:szCs w:val="26"/>
              </w:rPr>
              <w:tab/>
              <w:t>7</w:t>
            </w:r>
          </w:hyperlink>
        </w:p>
        <w:p w14:paraId="27D03139"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2s8eyo1">
            <w:r>
              <w:rPr>
                <w:rFonts w:eastAsia="Times New Roman" w:cs="Times New Roman"/>
                <w:b/>
                <w:color w:val="000000"/>
                <w:szCs w:val="26"/>
              </w:rPr>
              <w:t>2.1.3 Chi tiết use case chỉnh sửa thông tin phòng trọ</w:t>
            </w:r>
          </w:hyperlink>
          <w:hyperlink w:anchor="_heading=h.2s8eyo1">
            <w:r>
              <w:rPr>
                <w:rFonts w:eastAsia="Times New Roman" w:cs="Times New Roman"/>
                <w:color w:val="000000"/>
                <w:szCs w:val="26"/>
              </w:rPr>
              <w:tab/>
              <w:t>9</w:t>
            </w:r>
          </w:hyperlink>
        </w:p>
        <w:p w14:paraId="78FD1C30"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17dp8vu">
            <w:r>
              <w:rPr>
                <w:rFonts w:eastAsia="Times New Roman" w:cs="Times New Roman"/>
                <w:b/>
                <w:color w:val="000000"/>
                <w:szCs w:val="26"/>
              </w:rPr>
              <w:t>2.1.4 Chi tiết use case thêm phòng trọ</w:t>
            </w:r>
          </w:hyperlink>
          <w:hyperlink w:anchor="_heading=h.17dp8vu">
            <w:r>
              <w:rPr>
                <w:rFonts w:eastAsia="Times New Roman" w:cs="Times New Roman"/>
                <w:color w:val="000000"/>
                <w:szCs w:val="26"/>
              </w:rPr>
              <w:tab/>
              <w:t>11</w:t>
            </w:r>
          </w:hyperlink>
        </w:p>
        <w:p w14:paraId="212F5E64" w14:textId="77777777" w:rsidR="005E204F" w:rsidRDefault="00000000">
          <w:pPr>
            <w:pBdr>
              <w:top w:val="nil"/>
              <w:left w:val="nil"/>
              <w:bottom w:val="nil"/>
              <w:right w:val="nil"/>
              <w:between w:val="nil"/>
            </w:pBdr>
            <w:tabs>
              <w:tab w:val="left" w:pos="1100"/>
              <w:tab w:val="right" w:leader="dot" w:pos="9350"/>
            </w:tabs>
            <w:ind w:left="520"/>
            <w:rPr>
              <w:rFonts w:ascii="Calibri" w:eastAsia="Calibri" w:hAnsi="Calibri" w:cs="Calibri"/>
              <w:color w:val="000000"/>
              <w:sz w:val="22"/>
            </w:rPr>
          </w:pPr>
          <w:hyperlink w:anchor="_heading=h.3rdcrjn">
            <w:r>
              <w:rPr>
                <w:rFonts w:eastAsia="Times New Roman" w:cs="Times New Roman"/>
                <w:color w:val="000000"/>
                <w:szCs w:val="26"/>
              </w:rPr>
              <w:t>2.2</w:t>
            </w:r>
          </w:hyperlink>
          <w:hyperlink w:anchor="_heading=h.3rdcrjn">
            <w:r>
              <w:rPr>
                <w:rFonts w:ascii="Calibri" w:eastAsia="Calibri" w:hAnsi="Calibri" w:cs="Calibri"/>
                <w:color w:val="000000"/>
                <w:sz w:val="22"/>
              </w:rPr>
              <w:tab/>
            </w:r>
          </w:hyperlink>
          <w:r>
            <w:fldChar w:fldCharType="begin"/>
          </w:r>
          <w:r>
            <w:instrText xml:space="preserve"> PAGEREF _heading=h.3rdcrjn \h </w:instrText>
          </w:r>
          <w:r>
            <w:fldChar w:fldCharType="separate"/>
          </w:r>
          <w:r>
            <w:rPr>
              <w:rFonts w:eastAsia="Times New Roman" w:cs="Times New Roman"/>
              <w:color w:val="000000"/>
              <w:szCs w:val="26"/>
            </w:rPr>
            <w:t>Use case Quản lý hợp đồng thuê phòng</w:t>
          </w:r>
          <w:r>
            <w:rPr>
              <w:rFonts w:eastAsia="Times New Roman" w:cs="Times New Roman"/>
              <w:color w:val="000000"/>
              <w:szCs w:val="26"/>
            </w:rPr>
            <w:tab/>
            <w:t>13</w:t>
          </w:r>
          <w:r>
            <w:fldChar w:fldCharType="end"/>
          </w:r>
        </w:p>
        <w:p w14:paraId="3144ED08"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26in1rg">
            <w:r>
              <w:rPr>
                <w:rFonts w:eastAsia="Times New Roman" w:cs="Times New Roman"/>
                <w:b/>
                <w:color w:val="000000"/>
                <w:szCs w:val="26"/>
              </w:rPr>
              <w:t>2.2.1 Chi tiết use case thêm hợp đồng thuê phòng</w:t>
            </w:r>
          </w:hyperlink>
          <w:hyperlink w:anchor="_heading=h.26in1rg">
            <w:r>
              <w:rPr>
                <w:rFonts w:eastAsia="Times New Roman" w:cs="Times New Roman"/>
                <w:color w:val="000000"/>
                <w:szCs w:val="26"/>
              </w:rPr>
              <w:tab/>
              <w:t>13</w:t>
            </w:r>
          </w:hyperlink>
        </w:p>
        <w:p w14:paraId="3C46296B"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lnxbz9">
            <w:r>
              <w:rPr>
                <w:rFonts w:eastAsia="Times New Roman" w:cs="Times New Roman"/>
                <w:b/>
                <w:color w:val="000000"/>
                <w:szCs w:val="26"/>
              </w:rPr>
              <w:t>2.2.2 Chi tiết use case xoá hợp đồng thuê phòng</w:t>
            </w:r>
          </w:hyperlink>
          <w:hyperlink w:anchor="_heading=h.lnxbz9">
            <w:r>
              <w:rPr>
                <w:rFonts w:eastAsia="Times New Roman" w:cs="Times New Roman"/>
                <w:color w:val="000000"/>
                <w:szCs w:val="26"/>
              </w:rPr>
              <w:tab/>
              <w:t>16</w:t>
            </w:r>
          </w:hyperlink>
        </w:p>
        <w:p w14:paraId="6AAFBBB8" w14:textId="77777777" w:rsidR="005E204F" w:rsidRDefault="00000000">
          <w:pPr>
            <w:pBdr>
              <w:top w:val="nil"/>
              <w:left w:val="nil"/>
              <w:bottom w:val="nil"/>
              <w:right w:val="nil"/>
              <w:between w:val="nil"/>
            </w:pBdr>
            <w:tabs>
              <w:tab w:val="left" w:pos="840"/>
              <w:tab w:val="right" w:leader="dot" w:pos="9350"/>
            </w:tabs>
            <w:rPr>
              <w:rFonts w:ascii="Calibri" w:eastAsia="Calibri" w:hAnsi="Calibri" w:cs="Calibri"/>
              <w:color w:val="000000"/>
              <w:sz w:val="22"/>
            </w:rPr>
          </w:pPr>
          <w:hyperlink w:anchor="_heading=h.35nkun2">
            <w:r>
              <w:rPr>
                <w:rFonts w:eastAsia="Times New Roman" w:cs="Times New Roman"/>
                <w:b/>
                <w:color w:val="000000"/>
                <w:szCs w:val="26"/>
              </w:rPr>
              <w:t>2.3</w:t>
            </w:r>
          </w:hyperlink>
          <w:hyperlink w:anchor="_heading=h.35nkun2">
            <w:r>
              <w:rPr>
                <w:rFonts w:ascii="Calibri" w:eastAsia="Calibri" w:hAnsi="Calibri" w:cs="Calibri"/>
                <w:color w:val="000000"/>
                <w:sz w:val="22"/>
              </w:rPr>
              <w:tab/>
            </w:r>
          </w:hyperlink>
          <w:r>
            <w:fldChar w:fldCharType="begin"/>
          </w:r>
          <w:r>
            <w:instrText xml:space="preserve"> PAGEREF _heading=h.35nkun2 \h </w:instrText>
          </w:r>
          <w:r>
            <w:fldChar w:fldCharType="separate"/>
          </w:r>
          <w:r>
            <w:rPr>
              <w:rFonts w:eastAsia="Times New Roman" w:cs="Times New Roman"/>
              <w:b/>
              <w:color w:val="000000"/>
              <w:szCs w:val="26"/>
            </w:rPr>
            <w:t>Use case Quản lý thông tin khách thuê</w:t>
          </w:r>
          <w:r>
            <w:rPr>
              <w:rFonts w:eastAsia="Times New Roman" w:cs="Times New Roman"/>
              <w:color w:val="000000"/>
              <w:szCs w:val="26"/>
            </w:rPr>
            <w:tab/>
            <w:t>19</w:t>
          </w:r>
          <w:r>
            <w:fldChar w:fldCharType="end"/>
          </w:r>
        </w:p>
        <w:p w14:paraId="72C1777A"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1ksv4uv">
            <w:r>
              <w:rPr>
                <w:rFonts w:eastAsia="Times New Roman" w:cs="Times New Roman"/>
                <w:b/>
                <w:color w:val="000000"/>
                <w:szCs w:val="26"/>
              </w:rPr>
              <w:t>2.3.1 Chi tiết use case thêm thông tin khách thuê</w:t>
            </w:r>
          </w:hyperlink>
          <w:hyperlink w:anchor="_heading=h.1ksv4uv">
            <w:r>
              <w:rPr>
                <w:rFonts w:eastAsia="Times New Roman" w:cs="Times New Roman"/>
                <w:color w:val="000000"/>
                <w:szCs w:val="26"/>
              </w:rPr>
              <w:tab/>
              <w:t>19</w:t>
            </w:r>
          </w:hyperlink>
        </w:p>
        <w:p w14:paraId="03118A45"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44sinio">
            <w:r>
              <w:rPr>
                <w:rFonts w:eastAsia="Times New Roman" w:cs="Times New Roman"/>
                <w:b/>
                <w:color w:val="000000"/>
                <w:szCs w:val="26"/>
              </w:rPr>
              <w:t>2.3.2 Chi tiết use case xóa thông tin khách thuê</w:t>
            </w:r>
          </w:hyperlink>
          <w:hyperlink w:anchor="_heading=h.44sinio">
            <w:r>
              <w:rPr>
                <w:rFonts w:eastAsia="Times New Roman" w:cs="Times New Roman"/>
                <w:color w:val="000000"/>
                <w:szCs w:val="26"/>
              </w:rPr>
              <w:tab/>
              <w:t>21</w:t>
            </w:r>
          </w:hyperlink>
        </w:p>
        <w:p w14:paraId="52F231C9"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2jxsxqh">
            <w:r>
              <w:rPr>
                <w:rFonts w:eastAsia="Times New Roman" w:cs="Times New Roman"/>
                <w:b/>
                <w:color w:val="000000"/>
                <w:szCs w:val="26"/>
              </w:rPr>
              <w:t>2.3.3 Chi tiết use case chỉnh sửa thông tin khách thuê</w:t>
            </w:r>
          </w:hyperlink>
          <w:hyperlink w:anchor="_heading=h.2jxsxqh">
            <w:r>
              <w:rPr>
                <w:rFonts w:eastAsia="Times New Roman" w:cs="Times New Roman"/>
                <w:color w:val="000000"/>
                <w:szCs w:val="26"/>
              </w:rPr>
              <w:tab/>
              <w:t>23</w:t>
            </w:r>
          </w:hyperlink>
        </w:p>
        <w:p w14:paraId="306CD91E" w14:textId="77777777" w:rsidR="005E204F" w:rsidRDefault="00000000">
          <w:pPr>
            <w:pBdr>
              <w:top w:val="nil"/>
              <w:left w:val="nil"/>
              <w:bottom w:val="nil"/>
              <w:right w:val="nil"/>
              <w:between w:val="nil"/>
            </w:pBdr>
            <w:tabs>
              <w:tab w:val="left" w:pos="840"/>
              <w:tab w:val="right" w:leader="dot" w:pos="9350"/>
            </w:tabs>
            <w:rPr>
              <w:rFonts w:ascii="Calibri" w:eastAsia="Calibri" w:hAnsi="Calibri" w:cs="Calibri"/>
              <w:color w:val="000000"/>
              <w:sz w:val="22"/>
            </w:rPr>
          </w:pPr>
          <w:hyperlink w:anchor="_heading=h.z337ya">
            <w:r>
              <w:rPr>
                <w:rFonts w:eastAsia="Times New Roman" w:cs="Times New Roman"/>
                <w:b/>
                <w:color w:val="000000"/>
                <w:szCs w:val="26"/>
              </w:rPr>
              <w:t>2.4</w:t>
            </w:r>
          </w:hyperlink>
          <w:hyperlink w:anchor="_heading=h.z337ya">
            <w:r>
              <w:rPr>
                <w:rFonts w:ascii="Calibri" w:eastAsia="Calibri" w:hAnsi="Calibri" w:cs="Calibri"/>
                <w:color w:val="000000"/>
                <w:sz w:val="22"/>
              </w:rPr>
              <w:tab/>
            </w:r>
          </w:hyperlink>
          <w:r>
            <w:fldChar w:fldCharType="begin"/>
          </w:r>
          <w:r>
            <w:instrText xml:space="preserve"> PAGEREF _heading=h.z337ya \h </w:instrText>
          </w:r>
          <w:r>
            <w:fldChar w:fldCharType="separate"/>
          </w:r>
          <w:r>
            <w:rPr>
              <w:rFonts w:eastAsia="Times New Roman" w:cs="Times New Roman"/>
              <w:b/>
              <w:color w:val="000000"/>
              <w:szCs w:val="26"/>
            </w:rPr>
            <w:t>Use case Quản lý tiền trọ</w:t>
          </w:r>
          <w:r>
            <w:rPr>
              <w:rFonts w:eastAsia="Times New Roman" w:cs="Times New Roman"/>
              <w:color w:val="000000"/>
              <w:szCs w:val="26"/>
            </w:rPr>
            <w:tab/>
            <w:t>27</w:t>
          </w:r>
          <w:r>
            <w:fldChar w:fldCharType="end"/>
          </w:r>
        </w:p>
        <w:p w14:paraId="5AD2305C"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3j2qqm3">
            <w:r>
              <w:rPr>
                <w:rFonts w:eastAsia="Times New Roman" w:cs="Times New Roman"/>
                <w:b/>
                <w:color w:val="000000"/>
                <w:szCs w:val="26"/>
              </w:rPr>
              <w:t>2.4.1 Chi tiết use case quản lý tiền trọ</w:t>
            </w:r>
          </w:hyperlink>
          <w:hyperlink w:anchor="_heading=h.3j2qqm3">
            <w:r>
              <w:rPr>
                <w:rFonts w:eastAsia="Times New Roman" w:cs="Times New Roman"/>
                <w:color w:val="000000"/>
                <w:szCs w:val="26"/>
              </w:rPr>
              <w:tab/>
              <w:t>27</w:t>
            </w:r>
          </w:hyperlink>
        </w:p>
        <w:p w14:paraId="4C9618CE"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1y810tw">
            <w:r>
              <w:rPr>
                <w:rFonts w:eastAsia="Times New Roman" w:cs="Times New Roman"/>
                <w:b/>
                <w:color w:val="000000"/>
                <w:szCs w:val="26"/>
              </w:rPr>
              <w:t>2.4.2 Chi tiết use case quản lý tiền nước</w:t>
            </w:r>
          </w:hyperlink>
          <w:hyperlink w:anchor="_heading=h.1y810tw">
            <w:r>
              <w:rPr>
                <w:rFonts w:eastAsia="Times New Roman" w:cs="Times New Roman"/>
                <w:color w:val="000000"/>
                <w:szCs w:val="26"/>
              </w:rPr>
              <w:tab/>
              <w:t>29</w:t>
            </w:r>
          </w:hyperlink>
        </w:p>
        <w:p w14:paraId="35427971"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4i7ojhp">
            <w:r>
              <w:rPr>
                <w:rFonts w:eastAsia="Times New Roman" w:cs="Times New Roman"/>
                <w:b/>
                <w:color w:val="000000"/>
                <w:szCs w:val="26"/>
              </w:rPr>
              <w:t>2.4.3 Chi tiết use case quản lý tiền điện</w:t>
            </w:r>
          </w:hyperlink>
          <w:hyperlink w:anchor="_heading=h.4i7ojhp">
            <w:r>
              <w:rPr>
                <w:rFonts w:eastAsia="Times New Roman" w:cs="Times New Roman"/>
                <w:color w:val="000000"/>
                <w:szCs w:val="26"/>
              </w:rPr>
              <w:tab/>
              <w:t>31</w:t>
            </w:r>
          </w:hyperlink>
        </w:p>
        <w:p w14:paraId="5239BF63" w14:textId="77777777" w:rsidR="005E204F" w:rsidRDefault="00000000">
          <w:pPr>
            <w:pBdr>
              <w:top w:val="nil"/>
              <w:left w:val="nil"/>
              <w:bottom w:val="nil"/>
              <w:right w:val="nil"/>
              <w:between w:val="nil"/>
            </w:pBdr>
            <w:tabs>
              <w:tab w:val="left" w:pos="840"/>
              <w:tab w:val="right" w:leader="dot" w:pos="9350"/>
            </w:tabs>
            <w:rPr>
              <w:rFonts w:ascii="Calibri" w:eastAsia="Calibri" w:hAnsi="Calibri" w:cs="Calibri"/>
              <w:color w:val="000000"/>
              <w:sz w:val="22"/>
            </w:rPr>
          </w:pPr>
          <w:hyperlink w:anchor="_heading=h.2xcytpi">
            <w:r>
              <w:rPr>
                <w:rFonts w:eastAsia="Times New Roman" w:cs="Times New Roman"/>
                <w:b/>
                <w:color w:val="000000"/>
                <w:szCs w:val="26"/>
              </w:rPr>
              <w:t>2.5</w:t>
            </w:r>
          </w:hyperlink>
          <w:hyperlink w:anchor="_heading=h.2xcytpi">
            <w:r>
              <w:rPr>
                <w:rFonts w:ascii="Calibri" w:eastAsia="Calibri" w:hAnsi="Calibri" w:cs="Calibri"/>
                <w:color w:val="000000"/>
                <w:sz w:val="22"/>
              </w:rPr>
              <w:tab/>
            </w:r>
          </w:hyperlink>
          <w:r>
            <w:fldChar w:fldCharType="begin"/>
          </w:r>
          <w:r>
            <w:instrText xml:space="preserve"> PAGEREF _heading=h.2xcytpi \h </w:instrText>
          </w:r>
          <w:r>
            <w:fldChar w:fldCharType="separate"/>
          </w:r>
          <w:r>
            <w:rPr>
              <w:rFonts w:eastAsia="Times New Roman" w:cs="Times New Roman"/>
              <w:b/>
              <w:color w:val="000000"/>
              <w:szCs w:val="26"/>
            </w:rPr>
            <w:t>Use case Quản lý thanh toán</w:t>
          </w:r>
          <w:r>
            <w:rPr>
              <w:rFonts w:eastAsia="Times New Roman" w:cs="Times New Roman"/>
              <w:color w:val="000000"/>
              <w:szCs w:val="26"/>
            </w:rPr>
            <w:tab/>
            <w:t>33</w:t>
          </w:r>
          <w:r>
            <w:fldChar w:fldCharType="end"/>
          </w:r>
        </w:p>
        <w:p w14:paraId="0C7022EB"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1ci93xb">
            <w:r>
              <w:rPr>
                <w:rFonts w:eastAsia="Times New Roman" w:cs="Times New Roman"/>
                <w:b/>
                <w:color w:val="000000"/>
                <w:szCs w:val="26"/>
              </w:rPr>
              <w:t>2.5.1 Chi tiết use case xuất hoá đơn</w:t>
            </w:r>
          </w:hyperlink>
          <w:hyperlink w:anchor="_heading=h.1ci93xb">
            <w:r>
              <w:rPr>
                <w:rFonts w:eastAsia="Times New Roman" w:cs="Times New Roman"/>
                <w:color w:val="000000"/>
                <w:szCs w:val="26"/>
              </w:rPr>
              <w:tab/>
              <w:t>33</w:t>
            </w:r>
          </w:hyperlink>
        </w:p>
        <w:p w14:paraId="44F83EB4"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3whwml4">
            <w:r>
              <w:rPr>
                <w:rFonts w:eastAsia="Times New Roman" w:cs="Times New Roman"/>
                <w:b/>
                <w:color w:val="000000"/>
                <w:szCs w:val="26"/>
              </w:rPr>
              <w:t>2.5.2 Chi tiết use case Quản lý thanh toán</w:t>
            </w:r>
          </w:hyperlink>
          <w:hyperlink w:anchor="_heading=h.3whwml4">
            <w:r>
              <w:rPr>
                <w:rFonts w:eastAsia="Times New Roman" w:cs="Times New Roman"/>
                <w:color w:val="000000"/>
                <w:szCs w:val="26"/>
              </w:rPr>
              <w:tab/>
              <w:t>36</w:t>
            </w:r>
          </w:hyperlink>
        </w:p>
        <w:p w14:paraId="028A551D" w14:textId="77777777" w:rsidR="005E204F" w:rsidRDefault="00000000">
          <w:pPr>
            <w:pBdr>
              <w:top w:val="nil"/>
              <w:left w:val="nil"/>
              <w:bottom w:val="nil"/>
              <w:right w:val="nil"/>
              <w:between w:val="nil"/>
            </w:pBdr>
            <w:tabs>
              <w:tab w:val="right" w:leader="dot" w:pos="9350"/>
            </w:tabs>
            <w:rPr>
              <w:rFonts w:ascii="Calibri" w:eastAsia="Calibri" w:hAnsi="Calibri" w:cs="Calibri"/>
              <w:color w:val="000000"/>
              <w:sz w:val="22"/>
            </w:rPr>
          </w:pPr>
          <w:hyperlink w:anchor="_heading=h.2bn6wsx">
            <w:r>
              <w:rPr>
                <w:rFonts w:eastAsia="Times New Roman" w:cs="Times New Roman"/>
                <w:b/>
                <w:color w:val="000000"/>
                <w:szCs w:val="26"/>
              </w:rPr>
              <w:t>2.6. Use case  Quản lý tài khoản khách thuê</w:t>
            </w:r>
          </w:hyperlink>
          <w:hyperlink w:anchor="_heading=h.2bn6wsx">
            <w:r>
              <w:rPr>
                <w:rFonts w:eastAsia="Times New Roman" w:cs="Times New Roman"/>
                <w:color w:val="000000"/>
                <w:szCs w:val="26"/>
              </w:rPr>
              <w:tab/>
              <w:t>37</w:t>
            </w:r>
          </w:hyperlink>
        </w:p>
        <w:p w14:paraId="0FEFE539"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qsh70q">
            <w:r>
              <w:rPr>
                <w:rFonts w:eastAsia="Times New Roman" w:cs="Times New Roman"/>
                <w:b/>
                <w:color w:val="000000"/>
                <w:szCs w:val="26"/>
              </w:rPr>
              <w:t>2.6.3. Chi tiết use case Chỉnh sửa tài khoản</w:t>
            </w:r>
          </w:hyperlink>
          <w:hyperlink w:anchor="_heading=h.qsh70q">
            <w:r>
              <w:rPr>
                <w:rFonts w:eastAsia="Times New Roman" w:cs="Times New Roman"/>
                <w:color w:val="000000"/>
                <w:szCs w:val="26"/>
              </w:rPr>
              <w:tab/>
              <w:t>41</w:t>
            </w:r>
          </w:hyperlink>
        </w:p>
        <w:p w14:paraId="01396B38" w14:textId="77777777" w:rsidR="005E204F" w:rsidRDefault="00000000">
          <w:pPr>
            <w:pBdr>
              <w:top w:val="nil"/>
              <w:left w:val="nil"/>
              <w:bottom w:val="nil"/>
              <w:right w:val="nil"/>
              <w:between w:val="nil"/>
            </w:pBdr>
            <w:tabs>
              <w:tab w:val="right" w:leader="dot" w:pos="9350"/>
            </w:tabs>
            <w:rPr>
              <w:rFonts w:ascii="Calibri" w:eastAsia="Calibri" w:hAnsi="Calibri" w:cs="Calibri"/>
              <w:color w:val="000000"/>
              <w:sz w:val="22"/>
            </w:rPr>
          </w:pPr>
          <w:hyperlink w:anchor="_heading=h.3as4poj">
            <w:r>
              <w:rPr>
                <w:rFonts w:eastAsia="Times New Roman" w:cs="Times New Roman"/>
                <w:b/>
                <w:color w:val="000000"/>
                <w:szCs w:val="26"/>
              </w:rPr>
              <w:t>2.7 Use case Quản lý thông báo</w:t>
            </w:r>
          </w:hyperlink>
          <w:hyperlink w:anchor="_heading=h.3as4poj">
            <w:r>
              <w:rPr>
                <w:rFonts w:eastAsia="Times New Roman" w:cs="Times New Roman"/>
                <w:color w:val="000000"/>
                <w:szCs w:val="26"/>
              </w:rPr>
              <w:tab/>
              <w:t>43</w:t>
            </w:r>
          </w:hyperlink>
        </w:p>
        <w:p w14:paraId="12D2ED9B" w14:textId="77777777" w:rsidR="005E204F" w:rsidRDefault="00000000">
          <w:pPr>
            <w:pBdr>
              <w:top w:val="nil"/>
              <w:left w:val="nil"/>
              <w:bottom w:val="nil"/>
              <w:right w:val="nil"/>
              <w:between w:val="nil"/>
            </w:pBdr>
            <w:tabs>
              <w:tab w:val="right" w:leader="dot" w:pos="9350"/>
            </w:tabs>
            <w:rPr>
              <w:rFonts w:ascii="Calibri" w:eastAsia="Calibri" w:hAnsi="Calibri" w:cs="Calibri"/>
              <w:color w:val="000000"/>
              <w:sz w:val="22"/>
            </w:rPr>
          </w:pPr>
          <w:hyperlink w:anchor="_heading=h.1pxezwc">
            <w:r>
              <w:rPr>
                <w:rFonts w:eastAsia="Times New Roman" w:cs="Times New Roman"/>
                <w:b/>
                <w:color w:val="000000"/>
                <w:szCs w:val="26"/>
              </w:rPr>
              <w:t>2.8. Use case Nhắn tin</w:t>
            </w:r>
          </w:hyperlink>
          <w:hyperlink w:anchor="_heading=h.1pxezwc">
            <w:r>
              <w:rPr>
                <w:rFonts w:eastAsia="Times New Roman" w:cs="Times New Roman"/>
                <w:color w:val="000000"/>
                <w:szCs w:val="26"/>
              </w:rPr>
              <w:tab/>
              <w:t>47</w:t>
            </w:r>
          </w:hyperlink>
        </w:p>
        <w:p w14:paraId="40F217DF" w14:textId="77777777" w:rsidR="005E204F" w:rsidRDefault="00000000">
          <w:pPr>
            <w:pBdr>
              <w:top w:val="nil"/>
              <w:left w:val="nil"/>
              <w:bottom w:val="nil"/>
              <w:right w:val="nil"/>
              <w:between w:val="nil"/>
            </w:pBdr>
            <w:tabs>
              <w:tab w:val="right" w:leader="dot" w:pos="9350"/>
            </w:tabs>
            <w:rPr>
              <w:rFonts w:ascii="Calibri" w:eastAsia="Calibri" w:hAnsi="Calibri" w:cs="Calibri"/>
              <w:color w:val="000000"/>
              <w:sz w:val="22"/>
            </w:rPr>
          </w:pPr>
          <w:hyperlink w:anchor="_heading=h.49x2ik5">
            <w:r>
              <w:rPr>
                <w:rFonts w:eastAsia="Times New Roman" w:cs="Times New Roman"/>
                <w:b/>
                <w:color w:val="000000"/>
                <w:szCs w:val="26"/>
              </w:rPr>
              <w:t>2.9. Use case Theo dõi thông tin cá nhân</w:t>
            </w:r>
          </w:hyperlink>
          <w:hyperlink w:anchor="_heading=h.49x2ik5">
            <w:r>
              <w:rPr>
                <w:rFonts w:eastAsia="Times New Roman" w:cs="Times New Roman"/>
                <w:color w:val="000000"/>
                <w:szCs w:val="26"/>
              </w:rPr>
              <w:tab/>
              <w:t>51</w:t>
            </w:r>
          </w:hyperlink>
        </w:p>
        <w:p w14:paraId="228A8CB5" w14:textId="77777777" w:rsidR="005E204F" w:rsidRDefault="00000000">
          <w:pPr>
            <w:pBdr>
              <w:top w:val="nil"/>
              <w:left w:val="nil"/>
              <w:bottom w:val="nil"/>
              <w:right w:val="nil"/>
              <w:between w:val="nil"/>
            </w:pBdr>
            <w:tabs>
              <w:tab w:val="right" w:leader="dot" w:pos="9350"/>
            </w:tabs>
            <w:rPr>
              <w:rFonts w:ascii="Calibri" w:eastAsia="Calibri" w:hAnsi="Calibri" w:cs="Calibri"/>
              <w:color w:val="000000"/>
              <w:sz w:val="22"/>
            </w:rPr>
          </w:pPr>
          <w:hyperlink w:anchor="_heading=h.2p2csry">
            <w:r>
              <w:rPr>
                <w:rFonts w:eastAsia="Times New Roman" w:cs="Times New Roman"/>
                <w:b/>
                <w:color w:val="000000"/>
                <w:szCs w:val="26"/>
              </w:rPr>
              <w:t>2.10. Use case Đăng nhập</w:t>
            </w:r>
          </w:hyperlink>
          <w:hyperlink w:anchor="_heading=h.2p2csry">
            <w:r>
              <w:rPr>
                <w:rFonts w:eastAsia="Times New Roman" w:cs="Times New Roman"/>
                <w:color w:val="000000"/>
                <w:szCs w:val="26"/>
              </w:rPr>
              <w:tab/>
              <w:t>57</w:t>
            </w:r>
          </w:hyperlink>
        </w:p>
        <w:p w14:paraId="3844D0E0" w14:textId="77777777" w:rsidR="005E204F" w:rsidRDefault="00000000">
          <w:pPr>
            <w:pBdr>
              <w:top w:val="nil"/>
              <w:left w:val="nil"/>
              <w:bottom w:val="nil"/>
              <w:right w:val="nil"/>
              <w:between w:val="nil"/>
            </w:pBdr>
            <w:tabs>
              <w:tab w:val="right" w:leader="dot" w:pos="9350"/>
            </w:tabs>
            <w:rPr>
              <w:rFonts w:ascii="Calibri" w:eastAsia="Calibri" w:hAnsi="Calibri" w:cs="Calibri"/>
              <w:color w:val="000000"/>
              <w:sz w:val="22"/>
            </w:rPr>
          </w:pPr>
          <w:hyperlink w:anchor="_heading=h.3o7alnk">
            <w:r>
              <w:rPr>
                <w:rFonts w:eastAsia="Times New Roman" w:cs="Times New Roman"/>
                <w:b/>
                <w:color w:val="000000"/>
                <w:szCs w:val="26"/>
              </w:rPr>
              <w:t>2.11 Use case Đăng xuất</w:t>
            </w:r>
          </w:hyperlink>
          <w:hyperlink w:anchor="_heading=h.3o7alnk">
            <w:r>
              <w:rPr>
                <w:rFonts w:eastAsia="Times New Roman" w:cs="Times New Roman"/>
                <w:color w:val="000000"/>
                <w:szCs w:val="26"/>
              </w:rPr>
              <w:tab/>
              <w:t>59</w:t>
            </w:r>
          </w:hyperlink>
        </w:p>
        <w:p w14:paraId="430DE20A" w14:textId="77777777" w:rsidR="005E204F" w:rsidRDefault="00000000">
          <w:pPr>
            <w:pBdr>
              <w:top w:val="nil"/>
              <w:left w:val="nil"/>
              <w:bottom w:val="nil"/>
              <w:right w:val="nil"/>
              <w:between w:val="nil"/>
            </w:pBdr>
            <w:tabs>
              <w:tab w:val="left" w:pos="1760"/>
              <w:tab w:val="right" w:leader="dot" w:pos="9350"/>
            </w:tabs>
            <w:rPr>
              <w:rFonts w:ascii="Calibri" w:eastAsia="Calibri" w:hAnsi="Calibri" w:cs="Calibri"/>
              <w:color w:val="000000"/>
              <w:sz w:val="22"/>
            </w:rPr>
          </w:pPr>
          <w:hyperlink w:anchor="_heading=h.23ckvvd">
            <w:r>
              <w:rPr>
                <w:rFonts w:eastAsia="Times New Roman" w:cs="Times New Roman"/>
                <w:color w:val="000000"/>
                <w:szCs w:val="26"/>
              </w:rPr>
              <w:t>CHƯƠNG 3.</w:t>
            </w:r>
          </w:hyperlink>
          <w:hyperlink w:anchor="_heading=h.23ckvvd">
            <w:r>
              <w:rPr>
                <w:rFonts w:ascii="Calibri" w:eastAsia="Calibri" w:hAnsi="Calibri" w:cs="Calibri"/>
                <w:color w:val="000000"/>
                <w:sz w:val="22"/>
              </w:rPr>
              <w:tab/>
            </w:r>
          </w:hyperlink>
          <w:r>
            <w:fldChar w:fldCharType="begin"/>
          </w:r>
          <w:r>
            <w:instrText xml:space="preserve"> PAGEREF _heading=h.23ckvvd \h </w:instrText>
          </w:r>
          <w:r>
            <w:fldChar w:fldCharType="separate"/>
          </w:r>
          <w:r>
            <w:rPr>
              <w:rFonts w:eastAsia="Times New Roman" w:cs="Times New Roman"/>
              <w:color w:val="000000"/>
              <w:szCs w:val="26"/>
            </w:rPr>
            <w:t>Yêu cầu phi chức năng</w:t>
          </w:r>
          <w:r>
            <w:rPr>
              <w:rFonts w:eastAsia="Times New Roman" w:cs="Times New Roman"/>
              <w:color w:val="000000"/>
              <w:szCs w:val="26"/>
            </w:rPr>
            <w:tab/>
            <w:t>62</w:t>
          </w:r>
          <w:r>
            <w:fldChar w:fldCharType="end"/>
          </w:r>
        </w:p>
        <w:p w14:paraId="06A56A1C" w14:textId="77777777" w:rsidR="005E204F" w:rsidRDefault="00000000">
          <w:pPr>
            <w:pBdr>
              <w:top w:val="nil"/>
              <w:left w:val="nil"/>
              <w:bottom w:val="nil"/>
              <w:right w:val="nil"/>
              <w:between w:val="nil"/>
            </w:pBdr>
            <w:tabs>
              <w:tab w:val="right" w:leader="dot" w:pos="9350"/>
            </w:tabs>
            <w:ind w:left="520"/>
            <w:rPr>
              <w:rFonts w:ascii="Calibri" w:eastAsia="Calibri" w:hAnsi="Calibri" w:cs="Calibri"/>
              <w:color w:val="000000"/>
              <w:sz w:val="22"/>
            </w:rPr>
          </w:pPr>
          <w:hyperlink w:anchor="_heading=h.ihv636">
            <w:r>
              <w:rPr>
                <w:rFonts w:eastAsia="Times New Roman" w:cs="Times New Roman"/>
                <w:i/>
                <w:color w:val="000000"/>
                <w:szCs w:val="26"/>
              </w:rPr>
              <w:t>Yêu cầu phi chức năng</w:t>
            </w:r>
          </w:hyperlink>
          <w:hyperlink w:anchor="_heading=h.ihv636">
            <w:r>
              <w:rPr>
                <w:rFonts w:eastAsia="Times New Roman" w:cs="Times New Roman"/>
                <w:color w:val="000000"/>
                <w:szCs w:val="26"/>
              </w:rPr>
              <w:tab/>
              <w:t>62</w:t>
            </w:r>
          </w:hyperlink>
        </w:p>
        <w:p w14:paraId="12E46ACC"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32hioqz">
            <w:r>
              <w:rPr>
                <w:rFonts w:eastAsia="Times New Roman" w:cs="Times New Roman"/>
                <w:b/>
                <w:color w:val="000000"/>
                <w:szCs w:val="26"/>
              </w:rPr>
              <w:t>3.1. Chạy trên hệ điều hành tương thích</w:t>
            </w:r>
          </w:hyperlink>
          <w:hyperlink w:anchor="_heading=h.32hioqz">
            <w:r>
              <w:rPr>
                <w:rFonts w:eastAsia="Times New Roman" w:cs="Times New Roman"/>
                <w:color w:val="000000"/>
                <w:szCs w:val="26"/>
              </w:rPr>
              <w:tab/>
              <w:t>62</w:t>
            </w:r>
          </w:hyperlink>
        </w:p>
        <w:p w14:paraId="5FE1D78B"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1hmsyys">
            <w:r>
              <w:rPr>
                <w:rFonts w:eastAsia="Times New Roman" w:cs="Times New Roman"/>
                <w:b/>
                <w:color w:val="000000"/>
                <w:szCs w:val="26"/>
              </w:rPr>
              <w:t>3.2. Khóa ứng dụng trong khoảng thời gian cần thiết</w:t>
            </w:r>
          </w:hyperlink>
          <w:hyperlink w:anchor="_heading=h.1hmsyys">
            <w:r>
              <w:rPr>
                <w:rFonts w:eastAsia="Times New Roman" w:cs="Times New Roman"/>
                <w:color w:val="000000"/>
                <w:szCs w:val="26"/>
              </w:rPr>
              <w:tab/>
              <w:t>62</w:t>
            </w:r>
          </w:hyperlink>
        </w:p>
        <w:p w14:paraId="7616DB9D"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41mghml">
            <w:r>
              <w:rPr>
                <w:rFonts w:eastAsia="Times New Roman" w:cs="Times New Roman"/>
                <w:b/>
                <w:color w:val="000000"/>
                <w:szCs w:val="26"/>
              </w:rPr>
              <w:t>3.3. Có thêm ngôn ngữ ngoài Tiếng Việt</w:t>
            </w:r>
          </w:hyperlink>
          <w:hyperlink w:anchor="_heading=h.41mghml">
            <w:r>
              <w:rPr>
                <w:rFonts w:eastAsia="Times New Roman" w:cs="Times New Roman"/>
                <w:color w:val="000000"/>
                <w:szCs w:val="26"/>
              </w:rPr>
              <w:tab/>
              <w:t>62</w:t>
            </w:r>
          </w:hyperlink>
        </w:p>
        <w:p w14:paraId="65F41A5B"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2grqrue">
            <w:r>
              <w:rPr>
                <w:rFonts w:eastAsia="Times New Roman" w:cs="Times New Roman"/>
                <w:b/>
                <w:color w:val="000000"/>
                <w:szCs w:val="26"/>
              </w:rPr>
              <w:t>3.4. Bảo mật tài khoản khi quên mật khẩu</w:t>
            </w:r>
          </w:hyperlink>
          <w:hyperlink w:anchor="_heading=h.2grqrue">
            <w:r>
              <w:rPr>
                <w:rFonts w:eastAsia="Times New Roman" w:cs="Times New Roman"/>
                <w:color w:val="000000"/>
                <w:szCs w:val="26"/>
              </w:rPr>
              <w:tab/>
              <w:t>62</w:t>
            </w:r>
          </w:hyperlink>
        </w:p>
        <w:p w14:paraId="60A40CDE" w14:textId="77777777" w:rsidR="005E204F" w:rsidRDefault="00000000">
          <w:pPr>
            <w:pBdr>
              <w:top w:val="nil"/>
              <w:left w:val="nil"/>
              <w:bottom w:val="nil"/>
              <w:right w:val="nil"/>
              <w:between w:val="nil"/>
            </w:pBdr>
            <w:tabs>
              <w:tab w:val="right" w:leader="dot" w:pos="9350"/>
            </w:tabs>
            <w:ind w:left="1040"/>
            <w:rPr>
              <w:rFonts w:ascii="Calibri" w:eastAsia="Calibri" w:hAnsi="Calibri" w:cs="Calibri"/>
              <w:color w:val="000000"/>
              <w:sz w:val="22"/>
            </w:rPr>
          </w:pPr>
          <w:hyperlink w:anchor="_heading=h.vx1227">
            <w:r>
              <w:rPr>
                <w:rFonts w:eastAsia="Times New Roman" w:cs="Times New Roman"/>
                <w:b/>
                <w:color w:val="000000"/>
                <w:szCs w:val="26"/>
              </w:rPr>
              <w:t>3.5. Giao diện của ứng dụng</w:t>
            </w:r>
          </w:hyperlink>
          <w:hyperlink w:anchor="_heading=h.vx1227">
            <w:r>
              <w:rPr>
                <w:rFonts w:eastAsia="Times New Roman" w:cs="Times New Roman"/>
                <w:color w:val="000000"/>
                <w:szCs w:val="26"/>
              </w:rPr>
              <w:tab/>
              <w:t>62</w:t>
            </w:r>
          </w:hyperlink>
        </w:p>
        <w:p w14:paraId="108E8B80" w14:textId="77777777" w:rsidR="005E204F" w:rsidRDefault="00000000">
          <w:pPr>
            <w:pBdr>
              <w:top w:val="nil"/>
              <w:left w:val="nil"/>
              <w:bottom w:val="nil"/>
              <w:right w:val="nil"/>
              <w:between w:val="nil"/>
            </w:pBdr>
            <w:tabs>
              <w:tab w:val="right" w:leader="dot" w:pos="9350"/>
            </w:tabs>
            <w:rPr>
              <w:rFonts w:ascii="Calibri" w:eastAsia="Calibri" w:hAnsi="Calibri" w:cs="Calibri"/>
              <w:color w:val="000000"/>
              <w:sz w:val="22"/>
            </w:rPr>
          </w:pPr>
          <w:hyperlink w:anchor="_heading=h.3fwokq0">
            <w:r>
              <w:rPr>
                <w:rFonts w:eastAsia="Times New Roman" w:cs="Times New Roman"/>
                <w:color w:val="000000"/>
                <w:szCs w:val="26"/>
              </w:rPr>
              <w:t>Tài liệu tham khảo</w:t>
            </w:r>
            <w:r>
              <w:rPr>
                <w:rFonts w:eastAsia="Times New Roman" w:cs="Times New Roman"/>
                <w:color w:val="000000"/>
                <w:szCs w:val="26"/>
              </w:rPr>
              <w:tab/>
              <w:t>63</w:t>
            </w:r>
          </w:hyperlink>
        </w:p>
        <w:p w14:paraId="478A61BA" w14:textId="77777777" w:rsidR="005E204F" w:rsidRDefault="00000000">
          <w:r>
            <w:fldChar w:fldCharType="end"/>
          </w:r>
        </w:p>
      </w:sdtContent>
    </w:sdt>
    <w:p w14:paraId="22D3E733" w14:textId="77777777" w:rsidR="005E204F" w:rsidRDefault="005E204F"/>
    <w:p w14:paraId="36596612" w14:textId="77777777" w:rsidR="005E204F" w:rsidRDefault="00000000">
      <w:bookmarkStart w:id="0" w:name="_heading=h.30j0zll" w:colFirst="0" w:colLast="0"/>
      <w:bookmarkEnd w:id="0"/>
      <w:r>
        <w:br w:type="page"/>
      </w:r>
    </w:p>
    <w:p w14:paraId="1EAD9283" w14:textId="77777777" w:rsidR="005E204F" w:rsidRDefault="00000000">
      <w:pPr>
        <w:pStyle w:val="Heading1"/>
        <w:numPr>
          <w:ilvl w:val="0"/>
          <w:numId w:val="14"/>
        </w:numPr>
        <w:rPr>
          <w:sz w:val="26"/>
          <w:szCs w:val="26"/>
        </w:rPr>
      </w:pPr>
      <w:bookmarkStart w:id="1" w:name="_heading=h.1fob9te" w:colFirst="0" w:colLast="0"/>
      <w:bookmarkEnd w:id="1"/>
      <w:r>
        <w:rPr>
          <w:sz w:val="26"/>
          <w:szCs w:val="26"/>
        </w:rPr>
        <w:lastRenderedPageBreak/>
        <w:t>mô tả khái quát hệ thống</w:t>
      </w:r>
    </w:p>
    <w:p w14:paraId="03DA7A7E" w14:textId="77777777" w:rsidR="005E204F" w:rsidRDefault="00000000">
      <w:pPr>
        <w:pStyle w:val="Heading2"/>
        <w:numPr>
          <w:ilvl w:val="1"/>
          <w:numId w:val="14"/>
        </w:numPr>
      </w:pPr>
      <w:bookmarkStart w:id="2" w:name="_heading=h.3znysh7" w:colFirst="0" w:colLast="0"/>
      <w:bookmarkEnd w:id="2"/>
      <w:r>
        <w:t>Tổng quan về hệ thống</w:t>
      </w:r>
    </w:p>
    <w:p w14:paraId="6F99F183" w14:textId="77777777" w:rsidR="005E204F" w:rsidRDefault="00000000">
      <w:r>
        <w:t xml:space="preserve">Ứng dụng quản lý phòng trọ là hệ thống giúp chủ trọ có thể quản lý phòng trọ của mình một cách nhanh chóng và tiện lợi trên các nền tảng thiết bị di động thông minh, máy tính bảng. Đồng thời ứng dụng cũng cho phép người thuê trọ theo dõi thông tin điện nước, phòng trọ, thông tin cá nhân của mình và các thông báo từ chủ trọ một cách nhanh chóng tiện lợi. </w:t>
      </w:r>
    </w:p>
    <w:p w14:paraId="7FD32233" w14:textId="77777777" w:rsidR="005E204F" w:rsidRDefault="005E204F"/>
    <w:p w14:paraId="61D40938" w14:textId="77777777" w:rsidR="005E204F" w:rsidRDefault="00000000">
      <w:pPr>
        <w:pStyle w:val="Heading2"/>
        <w:numPr>
          <w:ilvl w:val="1"/>
          <w:numId w:val="14"/>
        </w:numPr>
      </w:pPr>
      <w:bookmarkStart w:id="3" w:name="_heading=h.2et92p0" w:colFirst="0" w:colLast="0"/>
      <w:bookmarkEnd w:id="3"/>
      <w:r>
        <w:t>Sơ đồ luồng nghiệp vụ hệ thống (business workflow)</w:t>
      </w:r>
    </w:p>
    <w:p w14:paraId="1E728B94" w14:textId="77777777" w:rsidR="005E204F" w:rsidRDefault="00000000">
      <w:r>
        <w:rPr>
          <w:noProof/>
        </w:rPr>
        <w:drawing>
          <wp:inline distT="114300" distB="114300" distL="114300" distR="114300" wp14:anchorId="15F76DD1" wp14:editId="503CBA0D">
            <wp:extent cx="5943600" cy="1689100"/>
            <wp:effectExtent l="0" t="0" r="0" b="0"/>
            <wp:docPr id="4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5943600" cy="1689100"/>
                    </a:xfrm>
                    <a:prstGeom prst="rect">
                      <a:avLst/>
                    </a:prstGeom>
                    <a:ln/>
                  </pic:spPr>
                </pic:pic>
              </a:graphicData>
            </a:graphic>
          </wp:inline>
        </w:drawing>
      </w:r>
    </w:p>
    <w:p w14:paraId="2B616543" w14:textId="77777777" w:rsidR="005E204F" w:rsidRDefault="00000000">
      <w:pPr>
        <w:ind w:left="130" w:hanging="130"/>
      </w:pPr>
      <w:r>
        <w:t>Link diagram workflow:</w:t>
      </w:r>
    </w:p>
    <w:p w14:paraId="52769388" w14:textId="77777777" w:rsidR="005E204F" w:rsidRDefault="00000000">
      <w:pPr>
        <w:ind w:left="130" w:hanging="130"/>
      </w:pPr>
      <w:hyperlink r:id="rId10">
        <w:r>
          <w:rPr>
            <w:color w:val="0563C1"/>
            <w:u w:val="single"/>
          </w:rPr>
          <w:t>https://drive.google.com/file/d/13UaJoiLKNHchiode4xbkNXpv4Nz_eDR4/view?usp=sharing</w:t>
        </w:r>
      </w:hyperlink>
      <w:r>
        <w:t xml:space="preserve"> </w:t>
      </w:r>
    </w:p>
    <w:p w14:paraId="2A069A3B" w14:textId="77777777" w:rsidR="005E204F" w:rsidRDefault="00000000">
      <w:pPr>
        <w:pStyle w:val="Heading2"/>
        <w:numPr>
          <w:ilvl w:val="1"/>
          <w:numId w:val="14"/>
        </w:numPr>
      </w:pPr>
      <w:bookmarkStart w:id="4" w:name="_heading=h.tyjcwt" w:colFirst="0" w:colLast="0"/>
      <w:bookmarkEnd w:id="4"/>
      <w:r>
        <w:t>Sơ đồ use case</w:t>
      </w:r>
    </w:p>
    <w:p w14:paraId="5A578A65" w14:textId="77777777" w:rsidR="005E204F" w:rsidRDefault="005E204F"/>
    <w:p w14:paraId="6B653109" w14:textId="77777777" w:rsidR="005E204F" w:rsidRDefault="00000000">
      <w:pPr>
        <w:jc w:val="center"/>
      </w:pPr>
      <w:r>
        <w:rPr>
          <w:noProof/>
        </w:rPr>
        <w:lastRenderedPageBreak/>
        <w:drawing>
          <wp:inline distT="114300" distB="114300" distL="114300" distR="114300" wp14:anchorId="44BA575E" wp14:editId="3BB69866">
            <wp:extent cx="5943600" cy="8280400"/>
            <wp:effectExtent l="0" t="0" r="0" b="0"/>
            <wp:docPr id="3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1"/>
                    <a:srcRect/>
                    <a:stretch>
                      <a:fillRect/>
                    </a:stretch>
                  </pic:blipFill>
                  <pic:spPr>
                    <a:xfrm>
                      <a:off x="0" y="0"/>
                      <a:ext cx="5943600" cy="8280400"/>
                    </a:xfrm>
                    <a:prstGeom prst="rect">
                      <a:avLst/>
                    </a:prstGeom>
                    <a:ln/>
                  </pic:spPr>
                </pic:pic>
              </a:graphicData>
            </a:graphic>
          </wp:inline>
        </w:drawing>
      </w:r>
    </w:p>
    <w:p w14:paraId="24171923" w14:textId="77777777" w:rsidR="005E204F" w:rsidRDefault="00000000">
      <w:pPr>
        <w:ind w:left="130" w:hanging="130"/>
      </w:pPr>
      <w:r>
        <w:lastRenderedPageBreak/>
        <w:t>Link diagram use case:</w:t>
      </w:r>
    </w:p>
    <w:p w14:paraId="252C18BA" w14:textId="77777777" w:rsidR="005E204F" w:rsidRDefault="00000000">
      <w:pPr>
        <w:ind w:left="130" w:hanging="130"/>
      </w:pPr>
      <w:hyperlink r:id="rId12">
        <w:r>
          <w:rPr>
            <w:color w:val="0563C1"/>
            <w:u w:val="single"/>
          </w:rPr>
          <w:t>https://drive.google.com/file/d/1ZpT0F4OH6ySPYMLyL8PMLONpHTvTDHPD/view?usp=sharing</w:t>
        </w:r>
      </w:hyperlink>
      <w:r>
        <w:t xml:space="preserve"> </w:t>
      </w:r>
    </w:p>
    <w:p w14:paraId="27BD5636" w14:textId="77777777" w:rsidR="005E204F" w:rsidRDefault="00000000">
      <w:pPr>
        <w:pStyle w:val="Heading1"/>
        <w:numPr>
          <w:ilvl w:val="0"/>
          <w:numId w:val="14"/>
        </w:numPr>
        <w:rPr>
          <w:sz w:val="26"/>
          <w:szCs w:val="26"/>
        </w:rPr>
      </w:pPr>
      <w:bookmarkStart w:id="5" w:name="_heading=h.gjdgxs" w:colFirst="0" w:colLast="0"/>
      <w:bookmarkEnd w:id="5"/>
      <w:r>
        <w:br w:type="page"/>
      </w:r>
      <w:r>
        <w:rPr>
          <w:sz w:val="26"/>
          <w:szCs w:val="26"/>
        </w:rPr>
        <w:lastRenderedPageBreak/>
        <w:t>Yêu cầu chức năng</w:t>
      </w:r>
    </w:p>
    <w:p w14:paraId="25A129C3" w14:textId="77777777" w:rsidR="005E204F" w:rsidRDefault="00000000">
      <w:pPr>
        <w:pStyle w:val="Heading2"/>
        <w:numPr>
          <w:ilvl w:val="1"/>
          <w:numId w:val="14"/>
        </w:numPr>
      </w:pPr>
      <w:bookmarkStart w:id="6" w:name="_heading=h.3dy6vkm" w:colFirst="0" w:colLast="0"/>
      <w:bookmarkEnd w:id="6"/>
      <w:r>
        <w:t>Use case Quản lý phòng trọ</w:t>
      </w:r>
    </w:p>
    <w:p w14:paraId="32CBF701" w14:textId="77777777" w:rsidR="005E204F" w:rsidRDefault="00000000">
      <w:pPr>
        <w:pStyle w:val="Heading3"/>
        <w:keepNext/>
        <w:spacing w:before="120" w:after="60" w:line="360" w:lineRule="auto"/>
        <w:ind w:firstLine="720"/>
        <w:jc w:val="left"/>
      </w:pPr>
      <w:bookmarkStart w:id="7" w:name="_heading=h.1t3h5sf" w:colFirst="0" w:colLast="0"/>
      <w:bookmarkEnd w:id="7"/>
      <w:r>
        <w:rPr>
          <w:b/>
        </w:rPr>
        <w:t>2.1.1 Chi tiết use case xem thông tin phòng trọ</w:t>
      </w:r>
    </w:p>
    <w:tbl>
      <w:tblPr>
        <w:tblStyle w:val="a"/>
        <w:tblW w:w="8985" w:type="dxa"/>
        <w:tblBorders>
          <w:top w:val="nil"/>
          <w:left w:val="nil"/>
          <w:bottom w:val="nil"/>
          <w:right w:val="nil"/>
          <w:insideH w:val="nil"/>
          <w:insideV w:val="nil"/>
        </w:tblBorders>
        <w:tblLayout w:type="fixed"/>
        <w:tblLook w:val="0400" w:firstRow="0" w:lastRow="0" w:firstColumn="0" w:lastColumn="0" w:noHBand="0" w:noVBand="1"/>
      </w:tblPr>
      <w:tblGrid>
        <w:gridCol w:w="2130"/>
        <w:gridCol w:w="6855"/>
      </w:tblGrid>
      <w:tr w:rsidR="005E204F" w14:paraId="5C64302C" w14:textId="77777777">
        <w:trPr>
          <w:trHeight w:val="375"/>
        </w:trPr>
        <w:tc>
          <w:tcPr>
            <w:tcW w:w="2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CFC10C" w14:textId="77777777" w:rsidR="005E204F" w:rsidRDefault="00000000">
            <w:pPr>
              <w:spacing w:before="240" w:after="0" w:line="276" w:lineRule="auto"/>
            </w:pPr>
            <w:r>
              <w:t>Use case ID</w:t>
            </w:r>
          </w:p>
        </w:tc>
        <w:tc>
          <w:tcPr>
            <w:tcW w:w="685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1E2DC17A" w14:textId="77777777" w:rsidR="005E204F" w:rsidRDefault="00000000">
            <w:pPr>
              <w:spacing w:before="240" w:after="0" w:line="276" w:lineRule="auto"/>
              <w:jc w:val="left"/>
            </w:pPr>
            <w:r>
              <w:t>1</w:t>
            </w:r>
          </w:p>
        </w:tc>
      </w:tr>
      <w:tr w:rsidR="005E204F" w14:paraId="5CA6D6D9"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A98F36F" w14:textId="77777777" w:rsidR="005E204F" w:rsidRDefault="00000000">
            <w:pPr>
              <w:spacing w:before="240" w:after="0" w:line="276" w:lineRule="auto"/>
            </w:pPr>
            <w:r>
              <w:t>Use case name</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28BFAEEF" w14:textId="77777777" w:rsidR="005E204F" w:rsidRDefault="00000000">
            <w:pPr>
              <w:spacing w:before="240" w:after="0" w:line="276" w:lineRule="auto"/>
              <w:jc w:val="left"/>
            </w:pPr>
            <w:r>
              <w:t>Xem thông tin phòng trọ</w:t>
            </w:r>
          </w:p>
        </w:tc>
      </w:tr>
      <w:tr w:rsidR="005E204F" w14:paraId="7905645B" w14:textId="77777777">
        <w:trPr>
          <w:trHeight w:val="480"/>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78D1C60" w14:textId="77777777" w:rsidR="005E204F" w:rsidRDefault="00000000">
            <w:pPr>
              <w:spacing w:before="240" w:after="0" w:line="276" w:lineRule="auto"/>
            </w:pPr>
            <w:r>
              <w:t>Description</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B8644AC" w14:textId="77777777" w:rsidR="005E204F" w:rsidRDefault="00000000">
            <w:pPr>
              <w:spacing w:before="100" w:after="0" w:line="276" w:lineRule="auto"/>
            </w:pPr>
            <w:r>
              <w:t>Là chủ trọ, tôi muốn xem thông tin phòng trọ của mình</w:t>
            </w:r>
          </w:p>
        </w:tc>
      </w:tr>
      <w:tr w:rsidR="005E204F" w14:paraId="035CC49E" w14:textId="77777777">
        <w:trPr>
          <w:trHeight w:val="632"/>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EE7EA26" w14:textId="77777777" w:rsidR="005E204F" w:rsidRDefault="00000000">
            <w:pPr>
              <w:spacing w:before="240" w:after="0" w:line="276" w:lineRule="auto"/>
            </w:pPr>
            <w:r>
              <w:t>Actors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20E8DA6" w14:textId="77777777" w:rsidR="005E204F" w:rsidRDefault="00000000">
            <w:pPr>
              <w:spacing w:before="240" w:after="0" w:line="276" w:lineRule="auto"/>
              <w:jc w:val="left"/>
            </w:pPr>
            <w:r>
              <w:t>Chủ trọ.</w:t>
            </w:r>
          </w:p>
        </w:tc>
      </w:tr>
      <w:tr w:rsidR="005E204F" w14:paraId="2BC571BB"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8EF946E" w14:textId="77777777" w:rsidR="005E204F" w:rsidRDefault="00000000">
            <w:pPr>
              <w:spacing w:before="240" w:after="0" w:line="276" w:lineRule="auto"/>
            </w:pPr>
            <w:r>
              <w:t>Priority</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3A1DFED1" w14:textId="77777777" w:rsidR="005E204F" w:rsidRDefault="00000000">
            <w:pPr>
              <w:spacing w:before="240" w:after="0" w:line="276" w:lineRule="auto"/>
              <w:jc w:val="left"/>
            </w:pPr>
            <w:r>
              <w:t>High</w:t>
            </w:r>
          </w:p>
        </w:tc>
      </w:tr>
      <w:tr w:rsidR="005E204F" w14:paraId="5BF2A145"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0A8CDFA" w14:textId="77777777" w:rsidR="005E204F" w:rsidRDefault="00000000">
            <w:pPr>
              <w:spacing w:before="240" w:after="0" w:line="276" w:lineRule="auto"/>
            </w:pPr>
            <w:r>
              <w:t>Triggers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76F2CEC0" w14:textId="77777777" w:rsidR="005E204F" w:rsidRDefault="00000000">
            <w:pPr>
              <w:spacing w:before="240" w:after="0" w:line="276" w:lineRule="auto"/>
              <w:jc w:val="left"/>
            </w:pPr>
            <w:r>
              <w:t>Chủ trọ chọn xem thông tin phòng trọ.</w:t>
            </w:r>
          </w:p>
        </w:tc>
      </w:tr>
      <w:tr w:rsidR="005E204F" w14:paraId="6C93F98B"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621C849" w14:textId="77777777" w:rsidR="005E204F" w:rsidRDefault="00000000">
            <w:pPr>
              <w:spacing w:before="240" w:after="0" w:line="276" w:lineRule="auto"/>
            </w:pPr>
            <w:r>
              <w:t>Pre-conditions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590D416E" w14:textId="77777777" w:rsidR="005E204F" w:rsidRDefault="00000000">
            <w:pPr>
              <w:spacing w:before="240" w:after="0" w:line="276" w:lineRule="auto"/>
              <w:jc w:val="left"/>
            </w:pPr>
            <w:r>
              <w:t>Tồn tại phòng trọ</w:t>
            </w:r>
          </w:p>
        </w:tc>
      </w:tr>
      <w:tr w:rsidR="005E204F" w14:paraId="6E8C53DA"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3D92882" w14:textId="77777777" w:rsidR="005E204F" w:rsidRDefault="00000000">
            <w:pPr>
              <w:spacing w:before="240" w:after="0" w:line="276" w:lineRule="auto"/>
            </w:pPr>
            <w:r>
              <w:t>Post-conditions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3CF3C2FE" w14:textId="77777777" w:rsidR="005E204F" w:rsidRDefault="00000000">
            <w:pPr>
              <w:spacing w:before="240" w:after="0" w:line="276" w:lineRule="auto"/>
              <w:jc w:val="left"/>
            </w:pPr>
            <w:r>
              <w:t>Hiển thị thông tin phòng trọ</w:t>
            </w:r>
          </w:p>
        </w:tc>
      </w:tr>
      <w:tr w:rsidR="005E204F" w14:paraId="6AC5FC78" w14:textId="77777777">
        <w:trPr>
          <w:trHeight w:val="190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879BA46" w14:textId="77777777" w:rsidR="005E204F" w:rsidRDefault="00000000">
            <w:pPr>
              <w:spacing w:before="240" w:after="0" w:line="276" w:lineRule="auto"/>
            </w:pPr>
            <w:r>
              <w:t>Main flow</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0EBCE73" w14:textId="77777777" w:rsidR="005E204F" w:rsidRDefault="00000000">
            <w:pPr>
              <w:numPr>
                <w:ilvl w:val="0"/>
                <w:numId w:val="15"/>
              </w:numPr>
              <w:spacing w:after="0" w:line="276" w:lineRule="auto"/>
              <w:jc w:val="left"/>
            </w:pPr>
            <w:r>
              <w:t>Chọn chức năng “Quản lý thông tin phòng trọ”</w:t>
            </w:r>
          </w:p>
          <w:p w14:paraId="415BBC0A" w14:textId="77777777" w:rsidR="005E204F" w:rsidRDefault="00000000">
            <w:pPr>
              <w:numPr>
                <w:ilvl w:val="0"/>
                <w:numId w:val="15"/>
              </w:numPr>
              <w:spacing w:after="0" w:line="276" w:lineRule="auto"/>
              <w:jc w:val="left"/>
            </w:pPr>
            <w:r>
              <w:t>Hiển thị các chức năng: Xem, xóa, sửa, thêm phòng trọ</w:t>
            </w:r>
          </w:p>
          <w:p w14:paraId="77499030" w14:textId="77777777" w:rsidR="005E204F" w:rsidRDefault="00000000">
            <w:pPr>
              <w:numPr>
                <w:ilvl w:val="0"/>
                <w:numId w:val="15"/>
              </w:numPr>
              <w:spacing w:after="0" w:line="276" w:lineRule="auto"/>
              <w:jc w:val="left"/>
            </w:pPr>
            <w:r>
              <w:t>Chọn mục “Xem thông tin phòng trọ”</w:t>
            </w:r>
          </w:p>
          <w:p w14:paraId="5C2D895B" w14:textId="77777777" w:rsidR="005E204F" w:rsidRDefault="00000000">
            <w:pPr>
              <w:numPr>
                <w:ilvl w:val="0"/>
                <w:numId w:val="15"/>
              </w:numPr>
              <w:spacing w:after="0" w:line="276" w:lineRule="auto"/>
              <w:jc w:val="left"/>
            </w:pPr>
            <w:r>
              <w:t>Hiển thị danh sách các phòng trọ</w:t>
            </w:r>
          </w:p>
          <w:p w14:paraId="59FB5514" w14:textId="77777777" w:rsidR="005E204F" w:rsidRDefault="00000000">
            <w:pPr>
              <w:numPr>
                <w:ilvl w:val="0"/>
                <w:numId w:val="15"/>
              </w:numPr>
              <w:spacing w:after="0" w:line="276" w:lineRule="auto"/>
              <w:jc w:val="left"/>
            </w:pPr>
            <w:r>
              <w:t>Chọn phòng trọ.</w:t>
            </w:r>
          </w:p>
          <w:p w14:paraId="19FBC51F" w14:textId="77777777" w:rsidR="005E204F" w:rsidRDefault="00000000">
            <w:pPr>
              <w:numPr>
                <w:ilvl w:val="0"/>
                <w:numId w:val="15"/>
              </w:numPr>
              <w:spacing w:after="0" w:line="276" w:lineRule="auto"/>
              <w:jc w:val="left"/>
            </w:pPr>
            <w:r>
              <w:t>Hiển thị thông tin của phòng gồm tên phòng, giá thuê phòng, diện tích, số lượng người ở tối đa cho phép và số lượng người ở hiện tại phòng.</w:t>
            </w:r>
          </w:p>
        </w:tc>
      </w:tr>
      <w:tr w:rsidR="005E204F" w14:paraId="45F3C6FC" w14:textId="77777777">
        <w:trPr>
          <w:trHeight w:val="70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8736900" w14:textId="77777777" w:rsidR="005E204F" w:rsidRDefault="00000000">
            <w:pPr>
              <w:spacing w:before="240" w:after="0" w:line="276" w:lineRule="auto"/>
            </w:pPr>
            <w:r>
              <w:t>Alternative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E9003F0" w14:textId="77777777" w:rsidR="005E204F" w:rsidRDefault="00000000">
            <w:pPr>
              <w:spacing w:before="240" w:after="0" w:line="276" w:lineRule="auto"/>
              <w:jc w:val="left"/>
            </w:pPr>
            <w:r>
              <w:t xml:space="preserve"> N/A</w:t>
            </w:r>
          </w:p>
        </w:tc>
      </w:tr>
      <w:tr w:rsidR="005E204F" w14:paraId="24851252" w14:textId="77777777">
        <w:trPr>
          <w:trHeight w:val="6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4257F40" w14:textId="77777777" w:rsidR="005E204F" w:rsidRDefault="00000000">
            <w:pPr>
              <w:spacing w:before="240" w:after="0" w:line="276" w:lineRule="auto"/>
            </w:pPr>
            <w:r>
              <w:t>Exception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D8F7B97" w14:textId="77777777" w:rsidR="005E204F" w:rsidRDefault="00000000">
            <w:pPr>
              <w:spacing w:before="240" w:after="0" w:line="276" w:lineRule="auto"/>
              <w:jc w:val="left"/>
            </w:pPr>
            <w:r>
              <w:t xml:space="preserve">  N/A</w:t>
            </w:r>
          </w:p>
        </w:tc>
      </w:tr>
      <w:tr w:rsidR="005E204F" w14:paraId="460E5CD0"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1C8BB0" w14:textId="77777777" w:rsidR="005E204F" w:rsidRDefault="00000000">
            <w:pPr>
              <w:pBdr>
                <w:bottom w:val="none" w:sz="0" w:space="8" w:color="000000"/>
              </w:pBdr>
              <w:spacing w:after="0"/>
            </w:pPr>
            <w:r>
              <w:t>Business rules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27A5C0" w14:textId="77777777" w:rsidR="005E204F" w:rsidRDefault="00000000">
            <w:pPr>
              <w:pBdr>
                <w:bottom w:val="none" w:sz="0" w:space="8" w:color="000000"/>
              </w:pBdr>
              <w:spacing w:after="0"/>
              <w:ind w:left="80"/>
              <w:jc w:val="left"/>
            </w:pPr>
            <w:r>
              <w:t>N/A</w:t>
            </w:r>
          </w:p>
        </w:tc>
      </w:tr>
      <w:tr w:rsidR="005E204F" w14:paraId="725702BB"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0B7BE5" w14:textId="77777777" w:rsidR="005E204F" w:rsidRDefault="00000000">
            <w:pPr>
              <w:pBdr>
                <w:bottom w:val="none" w:sz="0" w:space="8" w:color="000000"/>
              </w:pBdr>
              <w:spacing w:after="0"/>
            </w:pPr>
            <w:r>
              <w:t>Non-functional requirements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9CD2FD" w14:textId="77777777" w:rsidR="005E204F" w:rsidRDefault="00000000">
            <w:pPr>
              <w:pBdr>
                <w:bottom w:val="none" w:sz="0" w:space="8" w:color="000000"/>
              </w:pBdr>
              <w:spacing w:after="0"/>
              <w:ind w:left="80"/>
              <w:jc w:val="left"/>
            </w:pPr>
            <w:r>
              <w:t>N/A</w:t>
            </w:r>
          </w:p>
        </w:tc>
      </w:tr>
    </w:tbl>
    <w:p w14:paraId="0F10C370" w14:textId="77777777" w:rsidR="005E204F" w:rsidRDefault="005E204F">
      <w:pPr>
        <w:spacing w:after="0" w:line="276" w:lineRule="auto"/>
        <w:jc w:val="left"/>
      </w:pPr>
    </w:p>
    <w:p w14:paraId="11264AC6" w14:textId="77777777" w:rsidR="005E204F" w:rsidRDefault="00000000">
      <w:pPr>
        <w:spacing w:after="0" w:line="276" w:lineRule="auto"/>
        <w:jc w:val="left"/>
      </w:pPr>
      <w:r>
        <w:t>Activity diagram:</w:t>
      </w:r>
    </w:p>
    <w:p w14:paraId="050F526B" w14:textId="77777777" w:rsidR="005E204F" w:rsidRDefault="005E204F">
      <w:pPr>
        <w:spacing w:after="0" w:line="276" w:lineRule="auto"/>
        <w:jc w:val="left"/>
      </w:pPr>
    </w:p>
    <w:p w14:paraId="37D98719" w14:textId="77777777" w:rsidR="005E204F" w:rsidRDefault="00000000">
      <w:pPr>
        <w:spacing w:after="0" w:line="276" w:lineRule="auto"/>
        <w:jc w:val="left"/>
      </w:pPr>
      <w:r>
        <w:rPr>
          <w:noProof/>
        </w:rPr>
        <w:drawing>
          <wp:inline distT="114300" distB="114300" distL="114300" distR="114300" wp14:anchorId="6701666E" wp14:editId="3BC380F3">
            <wp:extent cx="5943600" cy="5626100"/>
            <wp:effectExtent l="0" t="0" r="0" b="0"/>
            <wp:docPr id="5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943600" cy="5626100"/>
                    </a:xfrm>
                    <a:prstGeom prst="rect">
                      <a:avLst/>
                    </a:prstGeom>
                    <a:ln/>
                  </pic:spPr>
                </pic:pic>
              </a:graphicData>
            </a:graphic>
          </wp:inline>
        </w:drawing>
      </w:r>
    </w:p>
    <w:p w14:paraId="2F2094B6" w14:textId="77777777" w:rsidR="005E204F" w:rsidRDefault="00000000">
      <w:pPr>
        <w:pStyle w:val="Heading3"/>
        <w:keepNext/>
        <w:spacing w:before="120" w:after="60" w:line="360" w:lineRule="auto"/>
        <w:ind w:firstLine="720"/>
        <w:jc w:val="left"/>
        <w:rPr>
          <w:b/>
        </w:rPr>
      </w:pPr>
      <w:bookmarkStart w:id="8" w:name="_heading=h.4d34og8" w:colFirst="0" w:colLast="0"/>
      <w:bookmarkEnd w:id="8"/>
      <w:r>
        <w:rPr>
          <w:b/>
        </w:rPr>
        <w:t>2.1.2 Chi tiết use case xóa phòng trọ</w:t>
      </w:r>
    </w:p>
    <w:p w14:paraId="0FF5E0AA" w14:textId="77777777" w:rsidR="005E204F" w:rsidRDefault="005E204F">
      <w:pPr>
        <w:pStyle w:val="Heading3"/>
        <w:keepNext/>
        <w:spacing w:before="120" w:after="60" w:line="360" w:lineRule="auto"/>
        <w:ind w:firstLine="720"/>
        <w:jc w:val="left"/>
        <w:rPr>
          <w:b/>
        </w:rPr>
      </w:pPr>
    </w:p>
    <w:sdt>
      <w:sdtPr>
        <w:tag w:val="goog_rdk_0"/>
        <w:id w:val="-1404524029"/>
        <w:lock w:val="contentLocked"/>
      </w:sdtPr>
      <w:sdtContent>
        <w:tbl>
          <w:tblPr>
            <w:tblStyle w:val="a0"/>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5E204F" w14:paraId="6445F87B" w14:textId="77777777">
            <w:tc>
              <w:tcPr>
                <w:tcW w:w="2070" w:type="dxa"/>
              </w:tcPr>
              <w:p w14:paraId="66B8855D" w14:textId="77777777" w:rsidR="005E204F" w:rsidRDefault="00000000">
                <w:pPr>
                  <w:jc w:val="left"/>
                </w:pPr>
                <w:r>
                  <w:t>Use case ID</w:t>
                </w:r>
              </w:p>
              <w:p w14:paraId="4FE1360C" w14:textId="77777777" w:rsidR="005E204F" w:rsidRDefault="005E204F">
                <w:pPr>
                  <w:jc w:val="left"/>
                </w:pPr>
              </w:p>
            </w:tc>
            <w:tc>
              <w:tcPr>
                <w:tcW w:w="7195" w:type="dxa"/>
              </w:tcPr>
              <w:p w14:paraId="0DE34E78" w14:textId="77777777" w:rsidR="005E204F" w:rsidRDefault="00000000">
                <w:pPr>
                  <w:jc w:val="left"/>
                </w:pPr>
                <w:r>
                  <w:t>1.2</w:t>
                </w:r>
              </w:p>
            </w:tc>
          </w:tr>
          <w:tr w:rsidR="005E204F" w14:paraId="2B3E3A46" w14:textId="77777777">
            <w:tc>
              <w:tcPr>
                <w:tcW w:w="2070" w:type="dxa"/>
              </w:tcPr>
              <w:p w14:paraId="6B5A6AEF" w14:textId="77777777" w:rsidR="005E204F" w:rsidRDefault="00000000">
                <w:pPr>
                  <w:jc w:val="left"/>
                </w:pPr>
                <w:r>
                  <w:lastRenderedPageBreak/>
                  <w:t>Use case name</w:t>
                </w:r>
              </w:p>
              <w:p w14:paraId="06C55461" w14:textId="77777777" w:rsidR="005E204F" w:rsidRDefault="005E204F">
                <w:pPr>
                  <w:jc w:val="left"/>
                </w:pPr>
              </w:p>
            </w:tc>
            <w:tc>
              <w:tcPr>
                <w:tcW w:w="7195" w:type="dxa"/>
              </w:tcPr>
              <w:p w14:paraId="5B42C2F6" w14:textId="77777777" w:rsidR="005E204F" w:rsidRDefault="00000000">
                <w:pPr>
                  <w:jc w:val="left"/>
                </w:pPr>
                <w:r>
                  <w:t>Xóa phòng trọ</w:t>
                </w:r>
              </w:p>
            </w:tc>
          </w:tr>
          <w:tr w:rsidR="005E204F" w14:paraId="4F0C999D" w14:textId="77777777">
            <w:tc>
              <w:tcPr>
                <w:tcW w:w="2070" w:type="dxa"/>
              </w:tcPr>
              <w:p w14:paraId="0D4E6048" w14:textId="77777777" w:rsidR="005E204F" w:rsidRDefault="00000000">
                <w:pPr>
                  <w:jc w:val="left"/>
                </w:pPr>
                <w:r>
                  <w:t>Description</w:t>
                </w:r>
              </w:p>
              <w:p w14:paraId="12D05D43" w14:textId="77777777" w:rsidR="005E204F" w:rsidRDefault="005E204F">
                <w:pPr>
                  <w:jc w:val="left"/>
                </w:pPr>
              </w:p>
            </w:tc>
            <w:tc>
              <w:tcPr>
                <w:tcW w:w="7195" w:type="dxa"/>
              </w:tcPr>
              <w:p w14:paraId="5E96822B" w14:textId="77777777" w:rsidR="005E204F" w:rsidRDefault="00000000">
                <w:pPr>
                  <w:jc w:val="left"/>
                </w:pPr>
                <w:r>
                  <w:t>Là chủ trọ, tôi muốn xóa phòng trọ.</w:t>
                </w:r>
              </w:p>
            </w:tc>
          </w:tr>
          <w:tr w:rsidR="005E204F" w14:paraId="29224D73" w14:textId="77777777">
            <w:tc>
              <w:tcPr>
                <w:tcW w:w="2070" w:type="dxa"/>
              </w:tcPr>
              <w:p w14:paraId="316E0EC0" w14:textId="77777777" w:rsidR="005E204F" w:rsidRDefault="00000000">
                <w:pPr>
                  <w:jc w:val="left"/>
                </w:pPr>
                <w:r>
                  <w:t>Actors</w:t>
                </w:r>
              </w:p>
            </w:tc>
            <w:tc>
              <w:tcPr>
                <w:tcW w:w="7195" w:type="dxa"/>
              </w:tcPr>
              <w:p w14:paraId="6638B91C" w14:textId="77777777" w:rsidR="005E204F" w:rsidRDefault="00000000">
                <w:pPr>
                  <w:jc w:val="left"/>
                </w:pPr>
                <w:r>
                  <w:t>Chủ trọ</w:t>
                </w:r>
              </w:p>
            </w:tc>
          </w:tr>
          <w:tr w:rsidR="005E204F" w14:paraId="4397DA51" w14:textId="77777777">
            <w:tc>
              <w:tcPr>
                <w:tcW w:w="2070" w:type="dxa"/>
              </w:tcPr>
              <w:p w14:paraId="24020C4C" w14:textId="77777777" w:rsidR="005E204F" w:rsidRDefault="00000000">
                <w:pPr>
                  <w:jc w:val="left"/>
                </w:pPr>
                <w:r>
                  <w:t>Priority</w:t>
                </w:r>
              </w:p>
            </w:tc>
            <w:tc>
              <w:tcPr>
                <w:tcW w:w="7195" w:type="dxa"/>
              </w:tcPr>
              <w:p w14:paraId="7D9E7913" w14:textId="77777777" w:rsidR="005E204F" w:rsidRDefault="00000000">
                <w:pPr>
                  <w:jc w:val="left"/>
                </w:pPr>
                <w:r>
                  <w:t>High</w:t>
                </w:r>
              </w:p>
            </w:tc>
          </w:tr>
          <w:tr w:rsidR="005E204F" w14:paraId="5B8E3EF5" w14:textId="77777777">
            <w:tc>
              <w:tcPr>
                <w:tcW w:w="2070" w:type="dxa"/>
              </w:tcPr>
              <w:p w14:paraId="339F3E8D" w14:textId="77777777" w:rsidR="005E204F" w:rsidRDefault="00000000">
                <w:pPr>
                  <w:jc w:val="left"/>
                </w:pPr>
                <w:r>
                  <w:t>Triggers</w:t>
                </w:r>
              </w:p>
            </w:tc>
            <w:tc>
              <w:tcPr>
                <w:tcW w:w="7195" w:type="dxa"/>
              </w:tcPr>
              <w:p w14:paraId="7F2F7AFD" w14:textId="77777777" w:rsidR="005E204F" w:rsidRDefault="00000000">
                <w:pPr>
                  <w:jc w:val="left"/>
                </w:pPr>
                <w:r>
                  <w:t>Chủ trọ chọn mở chức năng cho xóa phòng trọ</w:t>
                </w:r>
              </w:p>
            </w:tc>
          </w:tr>
          <w:tr w:rsidR="005E204F" w14:paraId="126C61C4" w14:textId="77777777">
            <w:tc>
              <w:tcPr>
                <w:tcW w:w="2070" w:type="dxa"/>
              </w:tcPr>
              <w:p w14:paraId="7B12315D" w14:textId="77777777" w:rsidR="005E204F" w:rsidRDefault="00000000">
                <w:pPr>
                  <w:jc w:val="left"/>
                </w:pPr>
                <w:r>
                  <w:t>Pre-conditions</w:t>
                </w:r>
              </w:p>
            </w:tc>
            <w:tc>
              <w:tcPr>
                <w:tcW w:w="7195" w:type="dxa"/>
              </w:tcPr>
              <w:p w14:paraId="03FCC05D" w14:textId="77777777" w:rsidR="005E204F" w:rsidRDefault="00000000">
                <w:pPr>
                  <w:jc w:val="left"/>
                </w:pPr>
                <w:r>
                  <w:t>Tồn tại phòng cho thuê trọ</w:t>
                </w:r>
              </w:p>
            </w:tc>
          </w:tr>
          <w:tr w:rsidR="005E204F" w14:paraId="121A3FDB" w14:textId="77777777">
            <w:tc>
              <w:tcPr>
                <w:tcW w:w="2070" w:type="dxa"/>
              </w:tcPr>
              <w:p w14:paraId="62EF5599" w14:textId="77777777" w:rsidR="005E204F" w:rsidRDefault="00000000">
                <w:pPr>
                  <w:jc w:val="left"/>
                </w:pPr>
                <w:r>
                  <w:t>Post-conditions</w:t>
                </w:r>
              </w:p>
            </w:tc>
            <w:tc>
              <w:tcPr>
                <w:tcW w:w="7195" w:type="dxa"/>
              </w:tcPr>
              <w:p w14:paraId="12B3ADAB" w14:textId="77777777" w:rsidR="005E204F" w:rsidRDefault="00000000">
                <w:pPr>
                  <w:jc w:val="left"/>
                </w:pPr>
                <w:r>
                  <w:t>Xóa phòng trọ ra khỏi hệ thống.</w:t>
                </w:r>
              </w:p>
            </w:tc>
          </w:tr>
          <w:tr w:rsidR="005E204F" w14:paraId="7D5C398F" w14:textId="77777777">
            <w:tc>
              <w:tcPr>
                <w:tcW w:w="2070" w:type="dxa"/>
              </w:tcPr>
              <w:p w14:paraId="14107A05" w14:textId="77777777" w:rsidR="005E204F" w:rsidRDefault="00000000">
                <w:pPr>
                  <w:jc w:val="left"/>
                </w:pPr>
                <w:r>
                  <w:t>Main flow</w:t>
                </w:r>
              </w:p>
            </w:tc>
            <w:tc>
              <w:tcPr>
                <w:tcW w:w="7195" w:type="dxa"/>
              </w:tcPr>
              <w:p w14:paraId="5725D3E7" w14:textId="77777777" w:rsidR="005E204F" w:rsidRDefault="00000000">
                <w:pPr>
                  <w:numPr>
                    <w:ilvl w:val="0"/>
                    <w:numId w:val="1"/>
                  </w:numPr>
                  <w:jc w:val="left"/>
                </w:pPr>
                <w:r>
                  <w:t>Chọn chức năng “Quản lý phòng trọ”</w:t>
                </w:r>
              </w:p>
              <w:p w14:paraId="613F26B3" w14:textId="77777777" w:rsidR="005E204F" w:rsidRDefault="00000000">
                <w:pPr>
                  <w:numPr>
                    <w:ilvl w:val="0"/>
                    <w:numId w:val="1"/>
                  </w:numPr>
                  <w:spacing w:line="276" w:lineRule="auto"/>
                  <w:jc w:val="left"/>
                </w:pPr>
                <w:r>
                  <w:t>Hiển thị các mục: Xem, xóa, sửa, thêm phòng trọ</w:t>
                </w:r>
              </w:p>
              <w:p w14:paraId="4EBC7C70" w14:textId="77777777" w:rsidR="005E204F" w:rsidRDefault="00000000">
                <w:pPr>
                  <w:numPr>
                    <w:ilvl w:val="0"/>
                    <w:numId w:val="1"/>
                  </w:numPr>
                  <w:jc w:val="left"/>
                </w:pPr>
                <w:r>
                  <w:t>Chọn mục “Xoá phòng”</w:t>
                </w:r>
              </w:p>
              <w:p w14:paraId="2FFEC59B" w14:textId="77777777" w:rsidR="005E204F" w:rsidRDefault="00000000">
                <w:pPr>
                  <w:numPr>
                    <w:ilvl w:val="0"/>
                    <w:numId w:val="1"/>
                  </w:numPr>
                  <w:jc w:val="left"/>
                </w:pPr>
                <w:r>
                  <w:t>Hiển thị danh sách phòng trọ</w:t>
                </w:r>
              </w:p>
              <w:p w14:paraId="5BEF9AE2" w14:textId="77777777" w:rsidR="005E204F" w:rsidRDefault="00000000">
                <w:pPr>
                  <w:numPr>
                    <w:ilvl w:val="0"/>
                    <w:numId w:val="1"/>
                  </w:numPr>
                  <w:jc w:val="left"/>
                </w:pPr>
                <w:r>
                  <w:t>Chọn phòng cần xoá</w:t>
                </w:r>
              </w:p>
              <w:p w14:paraId="1215A633" w14:textId="77777777" w:rsidR="005E204F" w:rsidRDefault="00000000">
                <w:pPr>
                  <w:numPr>
                    <w:ilvl w:val="0"/>
                    <w:numId w:val="1"/>
                  </w:numPr>
                  <w:jc w:val="left"/>
                </w:pPr>
                <w:r>
                  <w:t>Chọn xoá phòng</w:t>
                </w:r>
              </w:p>
              <w:p w14:paraId="63959AB0" w14:textId="77777777" w:rsidR="005E204F" w:rsidRDefault="00000000">
                <w:pPr>
                  <w:numPr>
                    <w:ilvl w:val="0"/>
                    <w:numId w:val="1"/>
                  </w:numPr>
                  <w:jc w:val="left"/>
                </w:pPr>
                <w:r>
                  <w:t>Lưu thông tin</w:t>
                </w:r>
              </w:p>
            </w:tc>
          </w:tr>
          <w:tr w:rsidR="005E204F" w14:paraId="1311F38A" w14:textId="77777777">
            <w:tc>
              <w:tcPr>
                <w:tcW w:w="2070" w:type="dxa"/>
              </w:tcPr>
              <w:p w14:paraId="56192B2B" w14:textId="77777777" w:rsidR="005E204F" w:rsidRDefault="00000000">
                <w:pPr>
                  <w:jc w:val="left"/>
                </w:pPr>
                <w:r>
                  <w:t>Alternative flows</w:t>
                </w:r>
              </w:p>
            </w:tc>
            <w:tc>
              <w:tcPr>
                <w:tcW w:w="7195" w:type="dxa"/>
              </w:tcPr>
              <w:p w14:paraId="1E99F327" w14:textId="77777777" w:rsidR="005E204F" w:rsidRDefault="00000000">
                <w:pPr>
                  <w:jc w:val="left"/>
                </w:pPr>
                <w:r>
                  <w:t>N/A</w:t>
                </w:r>
              </w:p>
            </w:tc>
          </w:tr>
          <w:tr w:rsidR="005E204F" w14:paraId="23F3C9D7" w14:textId="77777777">
            <w:tc>
              <w:tcPr>
                <w:tcW w:w="2070" w:type="dxa"/>
              </w:tcPr>
              <w:p w14:paraId="32B8BCD7" w14:textId="77777777" w:rsidR="005E204F" w:rsidRDefault="00000000">
                <w:pPr>
                  <w:jc w:val="left"/>
                </w:pPr>
                <w:r>
                  <w:t>Exception flows</w:t>
                </w:r>
              </w:p>
            </w:tc>
            <w:tc>
              <w:tcPr>
                <w:tcW w:w="7195" w:type="dxa"/>
              </w:tcPr>
              <w:p w14:paraId="7431576C" w14:textId="77777777" w:rsidR="005E204F" w:rsidRDefault="00000000">
                <w:pPr>
                  <w:jc w:val="left"/>
                </w:pPr>
                <w:r>
                  <w:t>7a. Nếu lưu không thành công hiển thị thông báo “Lưu không thành công”</w:t>
                </w:r>
              </w:p>
            </w:tc>
          </w:tr>
          <w:tr w:rsidR="005E204F" w14:paraId="6E4B980E" w14:textId="77777777">
            <w:tc>
              <w:tcPr>
                <w:tcW w:w="2070" w:type="dxa"/>
              </w:tcPr>
              <w:p w14:paraId="5A92FD78" w14:textId="77777777" w:rsidR="005E204F" w:rsidRDefault="00000000">
                <w:pPr>
                  <w:jc w:val="left"/>
                </w:pPr>
                <w:r>
                  <w:t>Business rules</w:t>
                </w:r>
              </w:p>
            </w:tc>
            <w:tc>
              <w:tcPr>
                <w:tcW w:w="7195" w:type="dxa"/>
              </w:tcPr>
              <w:p w14:paraId="5412BF8E" w14:textId="77777777" w:rsidR="005E204F" w:rsidRDefault="00000000">
                <w:pPr>
                  <w:jc w:val="left"/>
                </w:pPr>
                <w:r>
                  <w:t>N/A</w:t>
                </w:r>
              </w:p>
            </w:tc>
          </w:tr>
          <w:tr w:rsidR="005E204F" w14:paraId="1F0D0EDB" w14:textId="77777777">
            <w:tc>
              <w:tcPr>
                <w:tcW w:w="2070" w:type="dxa"/>
              </w:tcPr>
              <w:p w14:paraId="65153962" w14:textId="77777777" w:rsidR="005E204F" w:rsidRDefault="00000000">
                <w:pPr>
                  <w:jc w:val="left"/>
                </w:pPr>
                <w:r>
                  <w:t>Non-functional requirements</w:t>
                </w:r>
              </w:p>
            </w:tc>
            <w:tc>
              <w:tcPr>
                <w:tcW w:w="7195" w:type="dxa"/>
              </w:tcPr>
              <w:p w14:paraId="7A475ECE" w14:textId="77777777" w:rsidR="005E204F" w:rsidRDefault="00000000">
                <w:pPr>
                  <w:jc w:val="left"/>
                </w:pPr>
                <w:r>
                  <w:t>N/A</w:t>
                </w:r>
              </w:p>
            </w:tc>
          </w:tr>
        </w:tbl>
      </w:sdtContent>
    </w:sdt>
    <w:p w14:paraId="52FFB183" w14:textId="77777777" w:rsidR="005E204F" w:rsidRDefault="00000000">
      <w:pPr>
        <w:spacing w:after="0" w:line="276" w:lineRule="auto"/>
        <w:jc w:val="left"/>
      </w:pPr>
      <w:r>
        <w:lastRenderedPageBreak/>
        <w:t>Activity diagram:</w:t>
      </w:r>
    </w:p>
    <w:p w14:paraId="3649D325" w14:textId="77777777" w:rsidR="005E204F" w:rsidRDefault="00000000">
      <w:pPr>
        <w:spacing w:after="0" w:line="276" w:lineRule="auto"/>
        <w:jc w:val="left"/>
      </w:pPr>
      <w:r>
        <w:rPr>
          <w:noProof/>
        </w:rPr>
        <w:drawing>
          <wp:inline distT="114300" distB="114300" distL="114300" distR="114300" wp14:anchorId="5636AED6" wp14:editId="0ADE294D">
            <wp:extent cx="5943600" cy="6705600"/>
            <wp:effectExtent l="0" t="0" r="0" b="0"/>
            <wp:docPr id="5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5943600" cy="6705600"/>
                    </a:xfrm>
                    <a:prstGeom prst="rect">
                      <a:avLst/>
                    </a:prstGeom>
                    <a:ln/>
                  </pic:spPr>
                </pic:pic>
              </a:graphicData>
            </a:graphic>
          </wp:inline>
        </w:drawing>
      </w:r>
    </w:p>
    <w:p w14:paraId="49360324" w14:textId="77777777" w:rsidR="005E204F" w:rsidRDefault="00000000">
      <w:pPr>
        <w:pStyle w:val="Heading3"/>
        <w:keepNext/>
        <w:spacing w:before="120" w:after="60" w:line="360" w:lineRule="auto"/>
        <w:ind w:firstLine="720"/>
        <w:jc w:val="left"/>
        <w:rPr>
          <w:b/>
        </w:rPr>
      </w:pPr>
      <w:bookmarkStart w:id="9" w:name="_heading=h.2s8eyo1" w:colFirst="0" w:colLast="0"/>
      <w:bookmarkEnd w:id="9"/>
      <w:r>
        <w:rPr>
          <w:b/>
        </w:rPr>
        <w:t>2.1.3 Chi tiết use case chỉnh sửa thông tin phòng trọ</w:t>
      </w:r>
    </w:p>
    <w:p w14:paraId="3823479B" w14:textId="77777777" w:rsidR="005E204F" w:rsidRDefault="005E204F">
      <w:pPr>
        <w:jc w:val="left"/>
        <w:rPr>
          <w:b/>
        </w:rPr>
      </w:pPr>
    </w:p>
    <w:sdt>
      <w:sdtPr>
        <w:tag w:val="goog_rdk_1"/>
        <w:id w:val="-1615124865"/>
        <w:lock w:val="contentLocked"/>
      </w:sdtPr>
      <w:sdtContent>
        <w:tbl>
          <w:tblPr>
            <w:tblStyle w:val="a1"/>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5E204F" w14:paraId="759E5126" w14:textId="77777777">
            <w:tc>
              <w:tcPr>
                <w:tcW w:w="2070" w:type="dxa"/>
              </w:tcPr>
              <w:p w14:paraId="3C7EE2BF" w14:textId="77777777" w:rsidR="005E204F" w:rsidRDefault="00000000">
                <w:pPr>
                  <w:jc w:val="left"/>
                </w:pPr>
                <w:r>
                  <w:t>Use case ID</w:t>
                </w:r>
              </w:p>
              <w:p w14:paraId="6ACD8044" w14:textId="77777777" w:rsidR="005E204F" w:rsidRDefault="005E204F">
                <w:pPr>
                  <w:jc w:val="left"/>
                </w:pPr>
              </w:p>
            </w:tc>
            <w:tc>
              <w:tcPr>
                <w:tcW w:w="7195" w:type="dxa"/>
              </w:tcPr>
              <w:p w14:paraId="68BEAA76" w14:textId="77777777" w:rsidR="005E204F" w:rsidRDefault="00000000">
                <w:pPr>
                  <w:jc w:val="left"/>
                </w:pPr>
                <w:r>
                  <w:lastRenderedPageBreak/>
                  <w:t>1.3</w:t>
                </w:r>
              </w:p>
            </w:tc>
          </w:tr>
          <w:tr w:rsidR="005E204F" w14:paraId="39C67934" w14:textId="77777777">
            <w:tc>
              <w:tcPr>
                <w:tcW w:w="2070" w:type="dxa"/>
              </w:tcPr>
              <w:p w14:paraId="559C084D" w14:textId="77777777" w:rsidR="005E204F" w:rsidRDefault="00000000">
                <w:pPr>
                  <w:jc w:val="left"/>
                </w:pPr>
                <w:r>
                  <w:t>Use case name</w:t>
                </w:r>
              </w:p>
              <w:p w14:paraId="5DF76895" w14:textId="77777777" w:rsidR="005E204F" w:rsidRDefault="005E204F">
                <w:pPr>
                  <w:jc w:val="left"/>
                </w:pPr>
              </w:p>
            </w:tc>
            <w:tc>
              <w:tcPr>
                <w:tcW w:w="7195" w:type="dxa"/>
              </w:tcPr>
              <w:p w14:paraId="77740A92" w14:textId="77777777" w:rsidR="005E204F" w:rsidRDefault="00000000">
                <w:pPr>
                  <w:jc w:val="left"/>
                </w:pPr>
                <w:r>
                  <w:t>Chỉnh sửa thông tin phòng trọ</w:t>
                </w:r>
              </w:p>
            </w:tc>
          </w:tr>
          <w:tr w:rsidR="005E204F" w14:paraId="0C0EFB13" w14:textId="77777777">
            <w:tc>
              <w:tcPr>
                <w:tcW w:w="2070" w:type="dxa"/>
              </w:tcPr>
              <w:p w14:paraId="0E24849A" w14:textId="77777777" w:rsidR="005E204F" w:rsidRDefault="00000000">
                <w:pPr>
                  <w:jc w:val="left"/>
                </w:pPr>
                <w:r>
                  <w:t>Description</w:t>
                </w:r>
              </w:p>
              <w:p w14:paraId="29FFD114" w14:textId="77777777" w:rsidR="005E204F" w:rsidRDefault="005E204F">
                <w:pPr>
                  <w:jc w:val="left"/>
                </w:pPr>
              </w:p>
            </w:tc>
            <w:tc>
              <w:tcPr>
                <w:tcW w:w="7195" w:type="dxa"/>
              </w:tcPr>
              <w:p w14:paraId="5604AA88" w14:textId="77777777" w:rsidR="005E204F" w:rsidRDefault="00000000">
                <w:pPr>
                  <w:jc w:val="left"/>
                </w:pPr>
                <w:r>
                  <w:t>Là chủ trọ, tôi muốn chỉnh sửa thông tin phòng trọ.</w:t>
                </w:r>
              </w:p>
            </w:tc>
          </w:tr>
          <w:tr w:rsidR="005E204F" w14:paraId="17994FF4" w14:textId="77777777">
            <w:tc>
              <w:tcPr>
                <w:tcW w:w="2070" w:type="dxa"/>
              </w:tcPr>
              <w:p w14:paraId="35C2CF4F" w14:textId="77777777" w:rsidR="005E204F" w:rsidRDefault="00000000">
                <w:pPr>
                  <w:jc w:val="left"/>
                </w:pPr>
                <w:r>
                  <w:t>Actors</w:t>
                </w:r>
              </w:p>
            </w:tc>
            <w:tc>
              <w:tcPr>
                <w:tcW w:w="7195" w:type="dxa"/>
              </w:tcPr>
              <w:p w14:paraId="0D97E783" w14:textId="77777777" w:rsidR="005E204F" w:rsidRDefault="00000000">
                <w:pPr>
                  <w:jc w:val="left"/>
                </w:pPr>
                <w:r>
                  <w:t>Chủ trọ</w:t>
                </w:r>
              </w:p>
            </w:tc>
          </w:tr>
          <w:tr w:rsidR="005E204F" w14:paraId="5B6E2EFE" w14:textId="77777777">
            <w:tc>
              <w:tcPr>
                <w:tcW w:w="2070" w:type="dxa"/>
              </w:tcPr>
              <w:p w14:paraId="6F9D026E" w14:textId="77777777" w:rsidR="005E204F" w:rsidRDefault="00000000">
                <w:pPr>
                  <w:jc w:val="left"/>
                </w:pPr>
                <w:r>
                  <w:t>Priority</w:t>
                </w:r>
              </w:p>
            </w:tc>
            <w:tc>
              <w:tcPr>
                <w:tcW w:w="7195" w:type="dxa"/>
              </w:tcPr>
              <w:p w14:paraId="7573180A" w14:textId="77777777" w:rsidR="005E204F" w:rsidRDefault="00000000">
                <w:pPr>
                  <w:jc w:val="left"/>
                </w:pPr>
                <w:r>
                  <w:t>High</w:t>
                </w:r>
              </w:p>
            </w:tc>
          </w:tr>
          <w:tr w:rsidR="005E204F" w14:paraId="316EF4BF" w14:textId="77777777">
            <w:tc>
              <w:tcPr>
                <w:tcW w:w="2070" w:type="dxa"/>
              </w:tcPr>
              <w:p w14:paraId="2D0DADC0" w14:textId="77777777" w:rsidR="005E204F" w:rsidRDefault="00000000">
                <w:pPr>
                  <w:jc w:val="left"/>
                </w:pPr>
                <w:r>
                  <w:t>Triggers</w:t>
                </w:r>
              </w:p>
            </w:tc>
            <w:tc>
              <w:tcPr>
                <w:tcW w:w="7195" w:type="dxa"/>
              </w:tcPr>
              <w:p w14:paraId="00CF72AD" w14:textId="77777777" w:rsidR="005E204F" w:rsidRDefault="00000000">
                <w:pPr>
                  <w:jc w:val="left"/>
                </w:pPr>
                <w:r>
                  <w:t>Chủ trọ chọn mở chức năng cho chỉnh sửa thông tin phòng trọ</w:t>
                </w:r>
              </w:p>
            </w:tc>
          </w:tr>
          <w:tr w:rsidR="005E204F" w14:paraId="3FB148F9" w14:textId="77777777">
            <w:tc>
              <w:tcPr>
                <w:tcW w:w="2070" w:type="dxa"/>
              </w:tcPr>
              <w:p w14:paraId="08B00913" w14:textId="77777777" w:rsidR="005E204F" w:rsidRDefault="00000000">
                <w:pPr>
                  <w:jc w:val="left"/>
                </w:pPr>
                <w:r>
                  <w:t>Pre-conditions</w:t>
                </w:r>
              </w:p>
            </w:tc>
            <w:tc>
              <w:tcPr>
                <w:tcW w:w="7195" w:type="dxa"/>
              </w:tcPr>
              <w:p w14:paraId="6458DA08" w14:textId="77777777" w:rsidR="005E204F" w:rsidRDefault="00000000">
                <w:pPr>
                  <w:jc w:val="left"/>
                </w:pPr>
                <w:r>
                  <w:t>Tồn tại phòng cho thuê trọ</w:t>
                </w:r>
              </w:p>
            </w:tc>
          </w:tr>
          <w:tr w:rsidR="005E204F" w14:paraId="04233C11" w14:textId="77777777">
            <w:tc>
              <w:tcPr>
                <w:tcW w:w="2070" w:type="dxa"/>
              </w:tcPr>
              <w:p w14:paraId="0F49555F" w14:textId="77777777" w:rsidR="005E204F" w:rsidRDefault="00000000">
                <w:pPr>
                  <w:jc w:val="left"/>
                </w:pPr>
                <w:r>
                  <w:t>Post-conditions</w:t>
                </w:r>
              </w:p>
            </w:tc>
            <w:tc>
              <w:tcPr>
                <w:tcW w:w="7195" w:type="dxa"/>
              </w:tcPr>
              <w:p w14:paraId="0B5CD9FB" w14:textId="77777777" w:rsidR="005E204F" w:rsidRDefault="00000000">
                <w:pPr>
                  <w:jc w:val="left"/>
                </w:pPr>
                <w:r>
                  <w:t>Thông tin phòng trọ được chỉnh sửa và lưu lại.</w:t>
                </w:r>
              </w:p>
            </w:tc>
          </w:tr>
          <w:tr w:rsidR="005E204F" w14:paraId="7E4AF9A3" w14:textId="77777777">
            <w:tc>
              <w:tcPr>
                <w:tcW w:w="2070" w:type="dxa"/>
              </w:tcPr>
              <w:p w14:paraId="56C40F66" w14:textId="77777777" w:rsidR="005E204F" w:rsidRDefault="00000000">
                <w:pPr>
                  <w:jc w:val="left"/>
                </w:pPr>
                <w:r>
                  <w:t>Main flow</w:t>
                </w:r>
              </w:p>
            </w:tc>
            <w:tc>
              <w:tcPr>
                <w:tcW w:w="7195" w:type="dxa"/>
              </w:tcPr>
              <w:p w14:paraId="3A8F90E0" w14:textId="77777777" w:rsidR="005E204F" w:rsidRDefault="00000000">
                <w:pPr>
                  <w:numPr>
                    <w:ilvl w:val="0"/>
                    <w:numId w:val="2"/>
                  </w:numPr>
                  <w:spacing w:after="0"/>
                  <w:jc w:val="left"/>
                </w:pPr>
                <w:r>
                  <w:t>Chọn chức năng “Quản lý phòng trọ”</w:t>
                </w:r>
              </w:p>
              <w:p w14:paraId="30B5AC88" w14:textId="77777777" w:rsidR="005E204F" w:rsidRDefault="00000000">
                <w:pPr>
                  <w:numPr>
                    <w:ilvl w:val="0"/>
                    <w:numId w:val="2"/>
                  </w:numPr>
                  <w:spacing w:line="276" w:lineRule="auto"/>
                  <w:jc w:val="left"/>
                </w:pPr>
                <w:r>
                  <w:t>Hiển thị các mục: Xem, xóa, sửa, thêm phòng trọ</w:t>
                </w:r>
              </w:p>
              <w:p w14:paraId="44A89800" w14:textId="77777777" w:rsidR="005E204F" w:rsidRDefault="00000000">
                <w:pPr>
                  <w:numPr>
                    <w:ilvl w:val="0"/>
                    <w:numId w:val="2"/>
                  </w:numPr>
                  <w:spacing w:after="0"/>
                  <w:jc w:val="left"/>
                </w:pPr>
                <w:r>
                  <w:t>Chọn mục “Chỉnh sửa thông tin phòng trọ”</w:t>
                </w:r>
              </w:p>
              <w:p w14:paraId="12DC137E" w14:textId="77777777" w:rsidR="005E204F" w:rsidRDefault="00000000">
                <w:pPr>
                  <w:numPr>
                    <w:ilvl w:val="0"/>
                    <w:numId w:val="2"/>
                  </w:numPr>
                  <w:spacing w:after="0"/>
                  <w:jc w:val="left"/>
                </w:pPr>
                <w:r>
                  <w:t>Hiển thị danh sách phòng trọ</w:t>
                </w:r>
              </w:p>
              <w:p w14:paraId="1FE473EF" w14:textId="77777777" w:rsidR="005E204F" w:rsidRDefault="00000000">
                <w:pPr>
                  <w:numPr>
                    <w:ilvl w:val="0"/>
                    <w:numId w:val="2"/>
                  </w:numPr>
                  <w:spacing w:after="0"/>
                  <w:jc w:val="left"/>
                </w:pPr>
                <w:r>
                  <w:t>Chọn phòng cần chỉnh sửa</w:t>
                </w:r>
              </w:p>
              <w:p w14:paraId="1A406348" w14:textId="77777777" w:rsidR="005E204F" w:rsidRDefault="00000000">
                <w:pPr>
                  <w:numPr>
                    <w:ilvl w:val="0"/>
                    <w:numId w:val="2"/>
                  </w:numPr>
                  <w:spacing w:line="276" w:lineRule="auto"/>
                  <w:ind w:right="140"/>
                  <w:jc w:val="left"/>
                </w:pPr>
                <w:r>
                  <w:t>Hiển thị các mục cần sửa: Tên phòng, giá thuê của phòng, diện tích, số lượng người ở tối đa cho phép mỗi phòng, cơ sở vật chất của phòng.</w:t>
                </w:r>
              </w:p>
              <w:p w14:paraId="332D7143" w14:textId="77777777" w:rsidR="005E204F" w:rsidRDefault="00000000">
                <w:pPr>
                  <w:numPr>
                    <w:ilvl w:val="0"/>
                    <w:numId w:val="2"/>
                  </w:numPr>
                  <w:spacing w:after="0"/>
                  <w:jc w:val="left"/>
                </w:pPr>
                <w:r>
                  <w:t>Sửa thông tin</w:t>
                </w:r>
              </w:p>
              <w:p w14:paraId="715EE257" w14:textId="77777777" w:rsidR="005E204F" w:rsidRDefault="00000000">
                <w:pPr>
                  <w:numPr>
                    <w:ilvl w:val="0"/>
                    <w:numId w:val="2"/>
                  </w:numPr>
                  <w:spacing w:after="0"/>
                  <w:jc w:val="left"/>
                </w:pPr>
                <w:r>
                  <w:t>Chọn lưu thông tin</w:t>
                </w:r>
              </w:p>
              <w:p w14:paraId="601E1CFD" w14:textId="77777777" w:rsidR="005E204F" w:rsidRDefault="00000000">
                <w:pPr>
                  <w:numPr>
                    <w:ilvl w:val="0"/>
                    <w:numId w:val="2"/>
                  </w:numPr>
                  <w:jc w:val="left"/>
                </w:pPr>
                <w:r>
                  <w:t>Lưu thông tin</w:t>
                </w:r>
              </w:p>
            </w:tc>
          </w:tr>
          <w:tr w:rsidR="005E204F" w14:paraId="279104DC" w14:textId="77777777">
            <w:tc>
              <w:tcPr>
                <w:tcW w:w="2070" w:type="dxa"/>
              </w:tcPr>
              <w:p w14:paraId="1D57D95A" w14:textId="77777777" w:rsidR="005E204F" w:rsidRDefault="00000000">
                <w:pPr>
                  <w:jc w:val="left"/>
                </w:pPr>
                <w:r>
                  <w:t>Alternative flows</w:t>
                </w:r>
              </w:p>
            </w:tc>
            <w:tc>
              <w:tcPr>
                <w:tcW w:w="7195" w:type="dxa"/>
              </w:tcPr>
              <w:p w14:paraId="4E3A2457" w14:textId="77777777" w:rsidR="005E204F" w:rsidRDefault="00000000">
                <w:pPr>
                  <w:jc w:val="left"/>
                </w:pPr>
                <w:r>
                  <w:t>N/A</w:t>
                </w:r>
              </w:p>
            </w:tc>
          </w:tr>
          <w:tr w:rsidR="005E204F" w14:paraId="76A5351F" w14:textId="77777777">
            <w:tc>
              <w:tcPr>
                <w:tcW w:w="2070" w:type="dxa"/>
              </w:tcPr>
              <w:p w14:paraId="01742AF1" w14:textId="77777777" w:rsidR="005E204F" w:rsidRDefault="00000000">
                <w:pPr>
                  <w:jc w:val="left"/>
                </w:pPr>
                <w:r>
                  <w:t>Exception flows</w:t>
                </w:r>
              </w:p>
            </w:tc>
            <w:tc>
              <w:tcPr>
                <w:tcW w:w="7195" w:type="dxa"/>
              </w:tcPr>
              <w:p w14:paraId="60A009CF" w14:textId="77777777" w:rsidR="005E204F" w:rsidRDefault="00000000">
                <w:pPr>
                  <w:jc w:val="left"/>
                </w:pPr>
                <w:r>
                  <w:t>8a. Nếu lưu không thành công hiển thị thông báo “Lưu không thành công”</w:t>
                </w:r>
              </w:p>
            </w:tc>
          </w:tr>
          <w:tr w:rsidR="005E204F" w14:paraId="2FDC572B" w14:textId="77777777">
            <w:tc>
              <w:tcPr>
                <w:tcW w:w="2070" w:type="dxa"/>
              </w:tcPr>
              <w:p w14:paraId="3AF3D348" w14:textId="77777777" w:rsidR="005E204F" w:rsidRDefault="00000000">
                <w:pPr>
                  <w:jc w:val="left"/>
                </w:pPr>
                <w:r>
                  <w:lastRenderedPageBreak/>
                  <w:t>Business rules</w:t>
                </w:r>
              </w:p>
            </w:tc>
            <w:tc>
              <w:tcPr>
                <w:tcW w:w="7195" w:type="dxa"/>
              </w:tcPr>
              <w:p w14:paraId="36FD5616" w14:textId="77777777" w:rsidR="005E204F" w:rsidRDefault="00000000">
                <w:pPr>
                  <w:jc w:val="left"/>
                </w:pPr>
                <w:r>
                  <w:t>N/A</w:t>
                </w:r>
              </w:p>
            </w:tc>
          </w:tr>
          <w:tr w:rsidR="005E204F" w14:paraId="0AA7A47F" w14:textId="77777777">
            <w:tc>
              <w:tcPr>
                <w:tcW w:w="2070" w:type="dxa"/>
              </w:tcPr>
              <w:p w14:paraId="3308E9E8" w14:textId="77777777" w:rsidR="005E204F" w:rsidRDefault="00000000">
                <w:pPr>
                  <w:jc w:val="left"/>
                </w:pPr>
                <w:r>
                  <w:t>Non-functional requirements</w:t>
                </w:r>
              </w:p>
            </w:tc>
            <w:tc>
              <w:tcPr>
                <w:tcW w:w="7195" w:type="dxa"/>
              </w:tcPr>
              <w:p w14:paraId="78024896" w14:textId="77777777" w:rsidR="005E204F" w:rsidRDefault="00000000">
                <w:pPr>
                  <w:jc w:val="left"/>
                </w:pPr>
                <w:r>
                  <w:t>N/A</w:t>
                </w:r>
              </w:p>
            </w:tc>
          </w:tr>
        </w:tbl>
      </w:sdtContent>
    </w:sdt>
    <w:p w14:paraId="5C5E554E" w14:textId="77777777" w:rsidR="005E204F" w:rsidRDefault="00000000">
      <w:pPr>
        <w:spacing w:after="0" w:line="276" w:lineRule="auto"/>
        <w:jc w:val="left"/>
      </w:pPr>
      <w:r>
        <w:t>Activity diagram</w:t>
      </w:r>
    </w:p>
    <w:p w14:paraId="29FB81E1" w14:textId="77777777" w:rsidR="005E204F" w:rsidRDefault="00000000">
      <w:pPr>
        <w:spacing w:after="0" w:line="276" w:lineRule="auto"/>
        <w:jc w:val="left"/>
      </w:pPr>
      <w:r>
        <w:rPr>
          <w:noProof/>
        </w:rPr>
        <w:lastRenderedPageBreak/>
        <w:drawing>
          <wp:inline distT="114300" distB="114300" distL="114300" distR="114300" wp14:anchorId="07E3357C" wp14:editId="3287869A">
            <wp:extent cx="5915025" cy="7153275"/>
            <wp:effectExtent l="0" t="0" r="0" b="0"/>
            <wp:docPr id="5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srcRect/>
                    <a:stretch>
                      <a:fillRect/>
                    </a:stretch>
                  </pic:blipFill>
                  <pic:spPr>
                    <a:xfrm>
                      <a:off x="0" y="0"/>
                      <a:ext cx="5915025" cy="7153275"/>
                    </a:xfrm>
                    <a:prstGeom prst="rect">
                      <a:avLst/>
                    </a:prstGeom>
                    <a:ln/>
                  </pic:spPr>
                </pic:pic>
              </a:graphicData>
            </a:graphic>
          </wp:inline>
        </w:drawing>
      </w:r>
    </w:p>
    <w:p w14:paraId="30B267D6" w14:textId="77777777" w:rsidR="005E204F" w:rsidRDefault="00000000">
      <w:pPr>
        <w:pStyle w:val="Heading3"/>
        <w:keepNext/>
        <w:spacing w:before="120" w:after="60" w:line="360" w:lineRule="auto"/>
        <w:ind w:firstLine="720"/>
        <w:jc w:val="left"/>
        <w:rPr>
          <w:b/>
        </w:rPr>
      </w:pPr>
      <w:bookmarkStart w:id="10" w:name="_heading=h.17dp8vu" w:colFirst="0" w:colLast="0"/>
      <w:bookmarkEnd w:id="10"/>
      <w:r>
        <w:rPr>
          <w:b/>
        </w:rPr>
        <w:t>2.1.4 Chi tiết use case thêm phòng trọ</w:t>
      </w:r>
    </w:p>
    <w:p w14:paraId="47464114" w14:textId="77777777" w:rsidR="005E204F" w:rsidRDefault="005E204F">
      <w:pPr>
        <w:spacing w:after="0" w:line="276" w:lineRule="auto"/>
        <w:jc w:val="left"/>
        <w:rPr>
          <w:b/>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655"/>
        <w:gridCol w:w="6705"/>
      </w:tblGrid>
      <w:tr w:rsidR="005E204F" w14:paraId="54726A77" w14:textId="77777777">
        <w:tc>
          <w:tcPr>
            <w:tcW w:w="26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D3B68EA" w14:textId="77777777" w:rsidR="005E204F" w:rsidRDefault="00000000">
            <w:pPr>
              <w:spacing w:before="240" w:after="0" w:line="276" w:lineRule="auto"/>
              <w:jc w:val="left"/>
            </w:pPr>
            <w:r>
              <w:lastRenderedPageBreak/>
              <w:t>Use case ID</w:t>
            </w:r>
          </w:p>
        </w:tc>
        <w:tc>
          <w:tcPr>
            <w:tcW w:w="670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1B34D23F" w14:textId="77777777" w:rsidR="005E204F" w:rsidRDefault="00000000">
            <w:pPr>
              <w:spacing w:before="240" w:after="0" w:line="276" w:lineRule="auto"/>
              <w:jc w:val="left"/>
            </w:pPr>
            <w:r>
              <w:t>1.4</w:t>
            </w:r>
          </w:p>
        </w:tc>
      </w:tr>
      <w:tr w:rsidR="005E204F" w14:paraId="09C8C0E0"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46B3E2F" w14:textId="77777777" w:rsidR="005E204F" w:rsidRDefault="00000000">
            <w:pPr>
              <w:spacing w:before="240" w:after="0" w:line="276" w:lineRule="auto"/>
              <w:jc w:val="left"/>
            </w:pPr>
            <w:r>
              <w:t>Use case name</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613D5A94" w14:textId="77777777" w:rsidR="005E204F" w:rsidRDefault="00000000">
            <w:pPr>
              <w:spacing w:before="240" w:after="0" w:line="276" w:lineRule="auto"/>
              <w:jc w:val="left"/>
            </w:pPr>
            <w:r>
              <w:t>Thêm phòng trọ.</w:t>
            </w:r>
          </w:p>
        </w:tc>
      </w:tr>
      <w:tr w:rsidR="005E204F" w14:paraId="56C55772"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9C146F" w14:textId="77777777" w:rsidR="005E204F" w:rsidRDefault="00000000">
            <w:pPr>
              <w:spacing w:before="240" w:after="0" w:line="276" w:lineRule="auto"/>
              <w:jc w:val="left"/>
            </w:pPr>
            <w:r>
              <w:t>Description</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7FC8D5F7" w14:textId="77777777" w:rsidR="005E204F" w:rsidRDefault="00000000">
            <w:pPr>
              <w:spacing w:before="100" w:after="0" w:line="276" w:lineRule="auto"/>
            </w:pPr>
            <w:r>
              <w:t>Là chủ trọ, tôi muốn thêm phòng trọ mới.</w:t>
            </w:r>
          </w:p>
        </w:tc>
      </w:tr>
      <w:tr w:rsidR="005E204F" w14:paraId="407DF1D0"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BB88DD9" w14:textId="77777777" w:rsidR="005E204F" w:rsidRDefault="00000000">
            <w:pPr>
              <w:spacing w:before="240" w:after="0" w:line="276" w:lineRule="auto"/>
              <w:jc w:val="left"/>
            </w:pPr>
            <w:r>
              <w:t>Actors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2226AB14" w14:textId="77777777" w:rsidR="005E204F" w:rsidRDefault="00000000">
            <w:pPr>
              <w:spacing w:before="240" w:after="0" w:line="276" w:lineRule="auto"/>
              <w:jc w:val="left"/>
            </w:pPr>
            <w:r>
              <w:t>Chủ trọ.</w:t>
            </w:r>
          </w:p>
        </w:tc>
      </w:tr>
      <w:tr w:rsidR="005E204F" w14:paraId="2FAEDB19"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AB28058" w14:textId="77777777" w:rsidR="005E204F" w:rsidRDefault="00000000">
            <w:pPr>
              <w:spacing w:before="240" w:after="0" w:line="276" w:lineRule="auto"/>
              <w:jc w:val="left"/>
            </w:pPr>
            <w:r>
              <w:t>Priority</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6CF28A41" w14:textId="77777777" w:rsidR="005E204F" w:rsidRDefault="00000000">
            <w:pPr>
              <w:spacing w:before="240" w:after="0" w:line="276" w:lineRule="auto"/>
              <w:jc w:val="left"/>
            </w:pPr>
            <w:r>
              <w:t>High</w:t>
            </w:r>
          </w:p>
        </w:tc>
      </w:tr>
      <w:tr w:rsidR="005E204F" w14:paraId="58EE25E8"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2180EBE" w14:textId="77777777" w:rsidR="005E204F" w:rsidRDefault="00000000">
            <w:pPr>
              <w:spacing w:before="240" w:after="0" w:line="276" w:lineRule="auto"/>
              <w:jc w:val="left"/>
            </w:pPr>
            <w:r>
              <w:t>Triggers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4FFA85DC" w14:textId="77777777" w:rsidR="005E204F" w:rsidRDefault="00000000">
            <w:pPr>
              <w:spacing w:before="240" w:after="0" w:line="276" w:lineRule="auto"/>
              <w:jc w:val="left"/>
            </w:pPr>
            <w:r>
              <w:t>Chủ trọ chọn mở chức năng thêm phòng trọ.</w:t>
            </w:r>
          </w:p>
        </w:tc>
      </w:tr>
      <w:tr w:rsidR="005E204F" w14:paraId="733A69EC"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3311F15" w14:textId="77777777" w:rsidR="005E204F" w:rsidRDefault="00000000">
            <w:pPr>
              <w:spacing w:before="240" w:after="0" w:line="276" w:lineRule="auto"/>
              <w:jc w:val="left"/>
            </w:pPr>
            <w:r>
              <w:t>Pre-conditions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4E822E63" w14:textId="77777777" w:rsidR="005E204F" w:rsidRDefault="00000000">
            <w:pPr>
              <w:spacing w:before="240" w:after="0" w:line="276" w:lineRule="auto"/>
              <w:jc w:val="left"/>
            </w:pPr>
            <w:r>
              <w:t>Chủ trọ đăng nhập vào hệ thống cho thuê trọ thành công.</w:t>
            </w:r>
          </w:p>
        </w:tc>
      </w:tr>
      <w:tr w:rsidR="005E204F" w14:paraId="7C0C43A5"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2FE7A66" w14:textId="77777777" w:rsidR="005E204F" w:rsidRDefault="00000000">
            <w:pPr>
              <w:spacing w:before="240" w:after="0" w:line="276" w:lineRule="auto"/>
              <w:jc w:val="left"/>
            </w:pPr>
            <w:r>
              <w:t>Post-conditions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17AA51AE" w14:textId="77777777" w:rsidR="005E204F" w:rsidRDefault="00000000">
            <w:pPr>
              <w:spacing w:before="240" w:after="0" w:line="276" w:lineRule="auto"/>
              <w:jc w:val="left"/>
            </w:pPr>
            <w:r>
              <w:t>Thông tin phòng trọ mới được lưu trong hệ thống.</w:t>
            </w:r>
          </w:p>
        </w:tc>
      </w:tr>
      <w:tr w:rsidR="005E204F" w14:paraId="0FBFE2DD"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D8BFD0F" w14:textId="77777777" w:rsidR="005E204F" w:rsidRDefault="00000000">
            <w:pPr>
              <w:spacing w:before="240" w:after="0" w:line="276" w:lineRule="auto"/>
              <w:jc w:val="left"/>
            </w:pPr>
            <w:r>
              <w:t>Main flow</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7E782CD8" w14:textId="77777777" w:rsidR="005E204F" w:rsidRDefault="00000000">
            <w:pPr>
              <w:numPr>
                <w:ilvl w:val="0"/>
                <w:numId w:val="3"/>
              </w:numPr>
              <w:spacing w:after="0" w:line="276" w:lineRule="auto"/>
              <w:jc w:val="left"/>
            </w:pPr>
            <w:r>
              <w:t>Chọn chức năng “Quản lý phòng trọ”</w:t>
            </w:r>
          </w:p>
          <w:p w14:paraId="635D592C" w14:textId="77777777" w:rsidR="005E204F" w:rsidRDefault="00000000">
            <w:pPr>
              <w:numPr>
                <w:ilvl w:val="0"/>
                <w:numId w:val="3"/>
              </w:numPr>
              <w:spacing w:after="0" w:line="276" w:lineRule="auto"/>
              <w:jc w:val="left"/>
            </w:pPr>
            <w:r>
              <w:t>Hiển thị các mục: Xem, xoá, sửa, thêm phòng trọ</w:t>
            </w:r>
          </w:p>
          <w:p w14:paraId="0F32CCD2" w14:textId="77777777" w:rsidR="005E204F" w:rsidRDefault="00000000">
            <w:pPr>
              <w:numPr>
                <w:ilvl w:val="0"/>
                <w:numId w:val="3"/>
              </w:numPr>
              <w:spacing w:after="0" w:line="276" w:lineRule="auto"/>
              <w:jc w:val="left"/>
            </w:pPr>
            <w:r>
              <w:t>Chọn mục “Thêm phòng trọ mới”</w:t>
            </w:r>
          </w:p>
          <w:p w14:paraId="2AE853FB" w14:textId="77777777" w:rsidR="005E204F" w:rsidRDefault="00000000">
            <w:pPr>
              <w:numPr>
                <w:ilvl w:val="0"/>
                <w:numId w:val="3"/>
              </w:numPr>
              <w:spacing w:after="0" w:line="276" w:lineRule="auto"/>
              <w:jc w:val="left"/>
            </w:pPr>
            <w:r>
              <w:t>Hiển thị các thông tin cần nhập: Tên phòng, giá thuê của phòng, diện tích, số lượng người ở tối đa cho phép mỗi phòng, cơ sở vật chất của phòng.</w:t>
            </w:r>
          </w:p>
          <w:p w14:paraId="2DEA86CC" w14:textId="77777777" w:rsidR="005E204F" w:rsidRDefault="00000000">
            <w:pPr>
              <w:numPr>
                <w:ilvl w:val="0"/>
                <w:numId w:val="3"/>
              </w:numPr>
              <w:spacing w:after="0" w:line="276" w:lineRule="auto"/>
              <w:jc w:val="left"/>
            </w:pPr>
            <w:r>
              <w:t>Nhập thông tin.</w:t>
            </w:r>
          </w:p>
          <w:p w14:paraId="194205F2" w14:textId="77777777" w:rsidR="005E204F" w:rsidRDefault="00000000">
            <w:pPr>
              <w:numPr>
                <w:ilvl w:val="0"/>
                <w:numId w:val="3"/>
              </w:numPr>
              <w:spacing w:after="0" w:line="276" w:lineRule="auto"/>
              <w:jc w:val="left"/>
            </w:pPr>
            <w:r>
              <w:t>Chọn lưu thông tin</w:t>
            </w:r>
          </w:p>
          <w:p w14:paraId="14EAD37B" w14:textId="77777777" w:rsidR="005E204F" w:rsidRDefault="00000000">
            <w:pPr>
              <w:numPr>
                <w:ilvl w:val="0"/>
                <w:numId w:val="3"/>
              </w:numPr>
              <w:spacing w:after="0" w:line="276" w:lineRule="auto"/>
              <w:jc w:val="left"/>
            </w:pPr>
            <w:r>
              <w:t>Lưu thông tin cá nhân đã nhập.</w:t>
            </w:r>
          </w:p>
        </w:tc>
      </w:tr>
      <w:tr w:rsidR="005E204F" w14:paraId="1E1EA6F4"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F6EEF35" w14:textId="77777777" w:rsidR="005E204F" w:rsidRDefault="00000000">
            <w:pPr>
              <w:spacing w:before="240" w:after="0" w:line="276" w:lineRule="auto"/>
              <w:jc w:val="left"/>
            </w:pPr>
            <w:r>
              <w:t>Alternative flows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6DDBA38F" w14:textId="77777777" w:rsidR="005E204F" w:rsidRDefault="00000000">
            <w:pPr>
              <w:spacing w:before="240" w:after="0" w:line="276" w:lineRule="auto"/>
              <w:jc w:val="left"/>
            </w:pPr>
            <w:r>
              <w:t>N/A</w:t>
            </w:r>
          </w:p>
        </w:tc>
      </w:tr>
      <w:tr w:rsidR="005E204F" w14:paraId="0E5FDC1F"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8F797D0" w14:textId="77777777" w:rsidR="005E204F" w:rsidRDefault="00000000">
            <w:pPr>
              <w:spacing w:before="240" w:after="0" w:line="276" w:lineRule="auto"/>
              <w:jc w:val="left"/>
            </w:pPr>
            <w:r>
              <w:t>Exception flows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6D87D0BD" w14:textId="77777777" w:rsidR="005E204F" w:rsidRDefault="00000000">
            <w:pPr>
              <w:spacing w:before="240" w:after="0" w:line="276" w:lineRule="auto"/>
              <w:jc w:val="left"/>
            </w:pPr>
            <w:r>
              <w:t>7a. Nếu lưu không thành công, hệ thống hiển thị thông báo “Lưu không thành công” và kết thúc.</w:t>
            </w:r>
          </w:p>
        </w:tc>
      </w:tr>
      <w:tr w:rsidR="005E204F" w14:paraId="24E2898F" w14:textId="77777777">
        <w:tc>
          <w:tcPr>
            <w:tcW w:w="26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8C55AD" w14:textId="77777777" w:rsidR="005E204F" w:rsidRDefault="00000000">
            <w:pPr>
              <w:pBdr>
                <w:bottom w:val="none" w:sz="0" w:space="8" w:color="000000"/>
              </w:pBdr>
              <w:spacing w:after="0"/>
              <w:ind w:left="80"/>
              <w:jc w:val="left"/>
            </w:pPr>
            <w:r>
              <w:t>Business rules</w:t>
            </w:r>
          </w:p>
        </w:tc>
        <w:tc>
          <w:tcPr>
            <w:tcW w:w="67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BF7B1B" w14:textId="77777777" w:rsidR="005E204F" w:rsidRDefault="00000000">
            <w:pPr>
              <w:pBdr>
                <w:bottom w:val="none" w:sz="0" w:space="8" w:color="000000"/>
              </w:pBdr>
              <w:spacing w:after="0"/>
              <w:jc w:val="left"/>
            </w:pPr>
            <w:r>
              <w:t>N/A</w:t>
            </w:r>
          </w:p>
        </w:tc>
      </w:tr>
      <w:tr w:rsidR="005E204F" w14:paraId="776F74D4" w14:textId="77777777">
        <w:trPr>
          <w:trHeight w:val="582"/>
        </w:trPr>
        <w:tc>
          <w:tcPr>
            <w:tcW w:w="26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C4091E" w14:textId="77777777" w:rsidR="005E204F" w:rsidRDefault="00000000">
            <w:pPr>
              <w:pBdr>
                <w:bottom w:val="none" w:sz="0" w:space="8" w:color="000000"/>
              </w:pBdr>
              <w:spacing w:after="0"/>
              <w:ind w:left="80"/>
              <w:jc w:val="left"/>
            </w:pPr>
            <w:r>
              <w:t>Non-functional requirements</w:t>
            </w:r>
          </w:p>
        </w:tc>
        <w:tc>
          <w:tcPr>
            <w:tcW w:w="67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89E9963" w14:textId="77777777" w:rsidR="005E204F" w:rsidRDefault="00000000">
            <w:pPr>
              <w:pBdr>
                <w:bottom w:val="none" w:sz="0" w:space="8" w:color="000000"/>
              </w:pBdr>
              <w:spacing w:after="0"/>
              <w:jc w:val="left"/>
            </w:pPr>
            <w:r>
              <w:t>N/A</w:t>
            </w:r>
          </w:p>
        </w:tc>
      </w:tr>
    </w:tbl>
    <w:p w14:paraId="09E1F19D" w14:textId="77777777" w:rsidR="005E204F" w:rsidRDefault="005E204F">
      <w:pPr>
        <w:spacing w:after="0" w:line="276" w:lineRule="auto"/>
        <w:jc w:val="left"/>
      </w:pPr>
    </w:p>
    <w:p w14:paraId="3BFECC9B" w14:textId="77777777" w:rsidR="005E204F" w:rsidRDefault="00000000">
      <w:pPr>
        <w:spacing w:after="0" w:line="276" w:lineRule="auto"/>
        <w:jc w:val="left"/>
      </w:pPr>
      <w:r>
        <w:t>Activity diagram:</w:t>
      </w:r>
    </w:p>
    <w:p w14:paraId="38FC3578" w14:textId="77777777" w:rsidR="005E204F" w:rsidRDefault="00000000">
      <w:pPr>
        <w:spacing w:after="0" w:line="276" w:lineRule="auto"/>
        <w:jc w:val="left"/>
      </w:pPr>
      <w:r>
        <w:rPr>
          <w:noProof/>
        </w:rPr>
        <w:lastRenderedPageBreak/>
        <w:drawing>
          <wp:inline distT="114300" distB="114300" distL="114300" distR="114300" wp14:anchorId="14439066" wp14:editId="7F075358">
            <wp:extent cx="5943600" cy="6515100"/>
            <wp:effectExtent l="0" t="0" r="0" b="0"/>
            <wp:docPr id="5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6515100"/>
                    </a:xfrm>
                    <a:prstGeom prst="rect">
                      <a:avLst/>
                    </a:prstGeom>
                    <a:ln/>
                  </pic:spPr>
                </pic:pic>
              </a:graphicData>
            </a:graphic>
          </wp:inline>
        </w:drawing>
      </w:r>
    </w:p>
    <w:p w14:paraId="3E9C0A4B" w14:textId="77777777" w:rsidR="005E204F" w:rsidRDefault="00000000">
      <w:pPr>
        <w:pStyle w:val="Heading2"/>
        <w:numPr>
          <w:ilvl w:val="1"/>
          <w:numId w:val="14"/>
        </w:numPr>
      </w:pPr>
      <w:bookmarkStart w:id="11" w:name="_heading=h.3rdcrjn" w:colFirst="0" w:colLast="0"/>
      <w:bookmarkEnd w:id="11"/>
      <w:r>
        <w:t>Use case Quản lý hợp đồng thuê phòng</w:t>
      </w:r>
    </w:p>
    <w:p w14:paraId="0343C6F3" w14:textId="77777777" w:rsidR="005E204F" w:rsidRDefault="00000000">
      <w:pPr>
        <w:pStyle w:val="Heading3"/>
        <w:keepNext/>
        <w:spacing w:before="120" w:after="60" w:line="360" w:lineRule="auto"/>
        <w:ind w:firstLine="720"/>
        <w:jc w:val="left"/>
        <w:rPr>
          <w:b/>
        </w:rPr>
      </w:pPr>
      <w:bookmarkStart w:id="12" w:name="_heading=h.26in1rg" w:colFirst="0" w:colLast="0"/>
      <w:bookmarkEnd w:id="12"/>
      <w:r>
        <w:rPr>
          <w:b/>
        </w:rPr>
        <w:t>2.2.1 Chi tiết use case thêm hợp đồng thuê phòng</w:t>
      </w:r>
    </w:p>
    <w:p w14:paraId="5A341ABD" w14:textId="77777777" w:rsidR="005E204F" w:rsidRDefault="005E204F">
      <w:pPr>
        <w:pStyle w:val="Heading3"/>
        <w:keepNext/>
        <w:spacing w:before="120" w:after="60" w:line="360" w:lineRule="auto"/>
        <w:ind w:firstLine="720"/>
        <w:jc w:val="left"/>
        <w:rPr>
          <w:b/>
        </w:rPr>
      </w:pPr>
    </w:p>
    <w:sdt>
      <w:sdtPr>
        <w:tag w:val="goog_rdk_2"/>
        <w:id w:val="728735839"/>
        <w:lock w:val="contentLocked"/>
      </w:sdtPr>
      <w:sdtContent>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15845F39"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F2A2ED"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4661158B" w14:textId="77777777" w:rsidR="005E204F" w:rsidRDefault="00000000">
                <w:pPr>
                  <w:spacing w:before="240" w:after="0" w:line="276" w:lineRule="auto"/>
                  <w:jc w:val="left"/>
                </w:pPr>
                <w:r>
                  <w:t>2.1</w:t>
                </w:r>
              </w:p>
            </w:tc>
          </w:tr>
          <w:tr w:rsidR="005E204F" w14:paraId="46D2634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245CC80" w14:textId="77777777" w:rsidR="005E204F" w:rsidRDefault="00000000">
                <w:pPr>
                  <w:spacing w:before="240" w:after="0" w:line="276" w:lineRule="auto"/>
                  <w:jc w:val="left"/>
                </w:pPr>
                <w:r>
                  <w:lastRenderedPageBreak/>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AC30638" w14:textId="77777777" w:rsidR="005E204F" w:rsidRDefault="00000000">
                <w:pPr>
                  <w:spacing w:before="240" w:after="0" w:line="276" w:lineRule="auto"/>
                  <w:jc w:val="left"/>
                </w:pPr>
                <w:r>
                  <w:t>Thêm hợp đồng thuê phòng</w:t>
                </w:r>
              </w:p>
            </w:tc>
          </w:tr>
          <w:tr w:rsidR="005E204F" w14:paraId="7311C86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0370824"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A3FF7CA" w14:textId="77777777" w:rsidR="005E204F" w:rsidRDefault="00000000">
                <w:pPr>
                  <w:spacing w:before="100" w:after="0" w:line="276" w:lineRule="auto"/>
                </w:pPr>
                <w:r>
                  <w:t>Là chủ trọ, tôi muốn thêm hợp đồng thuê phòng</w:t>
                </w:r>
              </w:p>
            </w:tc>
          </w:tr>
          <w:tr w:rsidR="005E204F" w14:paraId="000B767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C416D29"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50586A6" w14:textId="77777777" w:rsidR="005E204F" w:rsidRDefault="00000000">
                <w:pPr>
                  <w:spacing w:before="240" w:after="0" w:line="276" w:lineRule="auto"/>
                  <w:jc w:val="left"/>
                </w:pPr>
                <w:r>
                  <w:t>Chủ trọ</w:t>
                </w:r>
              </w:p>
            </w:tc>
          </w:tr>
          <w:tr w:rsidR="005E204F" w14:paraId="483210B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2CC2C69"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DD0A40A" w14:textId="77777777" w:rsidR="005E204F" w:rsidRDefault="00000000">
                <w:pPr>
                  <w:spacing w:before="240" w:after="0" w:line="276" w:lineRule="auto"/>
                  <w:jc w:val="left"/>
                </w:pPr>
                <w:r>
                  <w:t>High</w:t>
                </w:r>
              </w:p>
            </w:tc>
          </w:tr>
          <w:tr w:rsidR="005E204F" w14:paraId="23CA1028"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3B70FEC"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0EA9E5C" w14:textId="77777777" w:rsidR="005E204F" w:rsidRDefault="00000000">
                <w:pPr>
                  <w:spacing w:before="240" w:after="0" w:line="276" w:lineRule="auto"/>
                  <w:jc w:val="left"/>
                </w:pPr>
                <w:r>
                  <w:t>Chủ trọ chọn chức năng thêm hợp đồng thuê trọ</w:t>
                </w:r>
              </w:p>
            </w:tc>
          </w:tr>
          <w:tr w:rsidR="005E204F" w14:paraId="5601949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9DA951E"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197576B" w14:textId="77777777" w:rsidR="005E204F" w:rsidRDefault="00000000">
                <w:pPr>
                  <w:spacing w:before="240" w:after="0" w:line="276" w:lineRule="auto"/>
                  <w:jc w:val="left"/>
                </w:pPr>
                <w:r>
                  <w:t>N/A</w:t>
                </w:r>
              </w:p>
            </w:tc>
          </w:tr>
          <w:tr w:rsidR="005E204F" w14:paraId="41586E00" w14:textId="77777777">
            <w:trPr>
              <w:trHeight w:val="662"/>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5AD3959"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17DC76D" w14:textId="77777777" w:rsidR="005E204F" w:rsidRDefault="00000000">
                <w:pPr>
                  <w:spacing w:before="240" w:after="0" w:line="276" w:lineRule="auto"/>
                  <w:jc w:val="left"/>
                </w:pPr>
                <w:r>
                  <w:t>Thêm thông tin hợp đồng thuê thành công</w:t>
                </w:r>
              </w:p>
            </w:tc>
          </w:tr>
          <w:tr w:rsidR="005E204F" w14:paraId="351142E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880C1D3"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E98B4F5" w14:textId="77777777" w:rsidR="005E204F" w:rsidRDefault="00000000">
                <w:pPr>
                  <w:numPr>
                    <w:ilvl w:val="0"/>
                    <w:numId w:val="4"/>
                  </w:numPr>
                  <w:spacing w:after="0" w:line="276" w:lineRule="auto"/>
                  <w:jc w:val="left"/>
                </w:pPr>
                <w:r>
                  <w:t>Chọn chức năng “Quản lý hợp đồng thuê phòng”</w:t>
                </w:r>
              </w:p>
              <w:p w14:paraId="43631E34" w14:textId="77777777" w:rsidR="005E204F" w:rsidRDefault="00000000">
                <w:pPr>
                  <w:numPr>
                    <w:ilvl w:val="0"/>
                    <w:numId w:val="4"/>
                  </w:numPr>
                  <w:spacing w:after="0" w:line="276" w:lineRule="auto"/>
                  <w:jc w:val="left"/>
                </w:pPr>
                <w:r>
                  <w:t>Hiển thị các mục: Xem, xóa, thêm hợp đồng thuê phòng</w:t>
                </w:r>
              </w:p>
              <w:p w14:paraId="4C8A8CD4" w14:textId="77777777" w:rsidR="005E204F" w:rsidRDefault="00000000">
                <w:pPr>
                  <w:numPr>
                    <w:ilvl w:val="0"/>
                    <w:numId w:val="4"/>
                  </w:numPr>
                  <w:spacing w:after="0" w:line="276" w:lineRule="auto"/>
                  <w:jc w:val="left"/>
                </w:pPr>
                <w:r>
                  <w:t>Chọn mục “Thêm hợp đồng thuê phòng”</w:t>
                </w:r>
              </w:p>
              <w:p w14:paraId="7A4975FB" w14:textId="77777777" w:rsidR="005E204F" w:rsidRDefault="00000000">
                <w:pPr>
                  <w:numPr>
                    <w:ilvl w:val="0"/>
                    <w:numId w:val="4"/>
                  </w:numPr>
                  <w:spacing w:after="0" w:line="276" w:lineRule="auto"/>
                  <w:jc w:val="left"/>
                </w:pPr>
                <w:r>
                  <w:t>Hiển thị danh sách từng phòng trọ</w:t>
                </w:r>
              </w:p>
              <w:p w14:paraId="6F401DA2" w14:textId="77777777" w:rsidR="005E204F" w:rsidRDefault="00000000">
                <w:pPr>
                  <w:numPr>
                    <w:ilvl w:val="0"/>
                    <w:numId w:val="4"/>
                  </w:numPr>
                  <w:spacing w:after="0" w:line="276" w:lineRule="auto"/>
                  <w:jc w:val="left"/>
                </w:pPr>
                <w:r>
                  <w:t>Chọn phòng cần thêm hợp đồng thuê phòng</w:t>
                </w:r>
              </w:p>
              <w:p w14:paraId="09BDCF02" w14:textId="77777777" w:rsidR="005E204F" w:rsidRDefault="00000000">
                <w:pPr>
                  <w:numPr>
                    <w:ilvl w:val="0"/>
                    <w:numId w:val="4"/>
                  </w:numPr>
                  <w:spacing w:after="0" w:line="276" w:lineRule="auto"/>
                  <w:jc w:val="left"/>
                </w:pPr>
                <w:r>
                  <w:t>Nhập thông tin hợp đồng: thông tin người thuê trọ, số lượng người trong phòng, ngày thuê và ngày đến hạn hợp đồng.</w:t>
                </w:r>
              </w:p>
              <w:p w14:paraId="51BB3CA4" w14:textId="77777777" w:rsidR="005E204F" w:rsidRDefault="00000000">
                <w:pPr>
                  <w:numPr>
                    <w:ilvl w:val="0"/>
                    <w:numId w:val="4"/>
                  </w:numPr>
                  <w:spacing w:after="0" w:line="276" w:lineRule="auto"/>
                  <w:jc w:val="left"/>
                </w:pPr>
                <w:r>
                  <w:t>Chọn lưu thông tin</w:t>
                </w:r>
              </w:p>
              <w:p w14:paraId="17125345" w14:textId="77777777" w:rsidR="005E204F" w:rsidRDefault="00000000">
                <w:pPr>
                  <w:numPr>
                    <w:ilvl w:val="0"/>
                    <w:numId w:val="4"/>
                  </w:numPr>
                  <w:spacing w:after="0" w:line="276" w:lineRule="auto"/>
                  <w:jc w:val="left"/>
                </w:pPr>
                <w:r>
                  <w:t>Lưu thông tin hợp đồng</w:t>
                </w:r>
              </w:p>
            </w:tc>
          </w:tr>
          <w:tr w:rsidR="005E204F" w14:paraId="24F17A6F"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415529"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F6D08A5" w14:textId="77777777" w:rsidR="005E204F" w:rsidRDefault="00000000">
                <w:pPr>
                  <w:spacing w:before="240" w:after="0" w:line="276" w:lineRule="auto"/>
                  <w:jc w:val="left"/>
                </w:pPr>
                <w:r>
                  <w:t>N/a</w:t>
                </w:r>
              </w:p>
            </w:tc>
          </w:tr>
          <w:tr w:rsidR="005E204F" w14:paraId="621342DB" w14:textId="77777777">
            <w:trPr>
              <w:trHeight w:val="949"/>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EF2BBA8"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115F2E0" w14:textId="77777777" w:rsidR="005E204F" w:rsidRDefault="00000000">
                <w:pPr>
                  <w:spacing w:before="240" w:after="0" w:line="276" w:lineRule="auto"/>
                  <w:jc w:val="left"/>
                </w:pPr>
                <w:r>
                  <w:t>8a. Nếu lưu hợp đồng không thành công hiển thị thông báo: “Lỗi, thêm hợp đồng không thành công” và kết thúc</w:t>
                </w:r>
              </w:p>
            </w:tc>
          </w:tr>
          <w:tr w:rsidR="005E204F" w14:paraId="036D1C00"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F8B057"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91B8D8" w14:textId="77777777" w:rsidR="005E204F" w:rsidRDefault="00000000">
                <w:pPr>
                  <w:pBdr>
                    <w:bottom w:val="none" w:sz="0" w:space="8" w:color="000000"/>
                  </w:pBdr>
                  <w:spacing w:after="0"/>
                  <w:ind w:left="80"/>
                  <w:jc w:val="left"/>
                </w:pPr>
                <w:r>
                  <w:t>N/A</w:t>
                </w:r>
              </w:p>
            </w:tc>
          </w:tr>
          <w:tr w:rsidR="005E204F" w14:paraId="43AA24C6"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D7E433"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45A34D7" w14:textId="77777777" w:rsidR="005E204F" w:rsidRDefault="00000000">
                <w:pPr>
                  <w:pBdr>
                    <w:bottom w:val="none" w:sz="0" w:space="8" w:color="000000"/>
                  </w:pBdr>
                  <w:spacing w:after="0"/>
                  <w:ind w:left="80"/>
                  <w:jc w:val="left"/>
                </w:pPr>
                <w:r>
                  <w:t>N/A</w:t>
                </w:r>
              </w:p>
            </w:tc>
          </w:tr>
        </w:tbl>
      </w:sdtContent>
    </w:sdt>
    <w:p w14:paraId="7151A5C1" w14:textId="77777777" w:rsidR="005E204F" w:rsidRDefault="00000000">
      <w:pPr>
        <w:spacing w:after="0" w:line="276" w:lineRule="auto"/>
        <w:jc w:val="left"/>
      </w:pPr>
      <w:r>
        <w:t>Activity diagram:</w:t>
      </w:r>
    </w:p>
    <w:p w14:paraId="6450D78B" w14:textId="77777777" w:rsidR="005E204F" w:rsidRDefault="005E204F">
      <w:pPr>
        <w:spacing w:after="0" w:line="276" w:lineRule="auto"/>
        <w:jc w:val="left"/>
      </w:pPr>
    </w:p>
    <w:p w14:paraId="0C69E836" w14:textId="77777777" w:rsidR="005E204F" w:rsidRDefault="00000000">
      <w:pPr>
        <w:spacing w:after="0" w:line="276" w:lineRule="auto"/>
        <w:jc w:val="left"/>
      </w:pPr>
      <w:r>
        <w:rPr>
          <w:noProof/>
        </w:rPr>
        <w:lastRenderedPageBreak/>
        <w:drawing>
          <wp:inline distT="114300" distB="114300" distL="114300" distR="114300" wp14:anchorId="5715634F" wp14:editId="6A8FAFC7">
            <wp:extent cx="5943600" cy="9258300"/>
            <wp:effectExtent l="0" t="0" r="0" b="0"/>
            <wp:docPr id="5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943600" cy="9258300"/>
                    </a:xfrm>
                    <a:prstGeom prst="rect">
                      <a:avLst/>
                    </a:prstGeom>
                    <a:ln/>
                  </pic:spPr>
                </pic:pic>
              </a:graphicData>
            </a:graphic>
          </wp:inline>
        </w:drawing>
      </w:r>
    </w:p>
    <w:p w14:paraId="55FE04A1" w14:textId="77777777" w:rsidR="005E204F" w:rsidRDefault="00000000">
      <w:pPr>
        <w:pStyle w:val="Heading3"/>
        <w:keepNext/>
        <w:spacing w:before="120" w:after="60" w:line="360" w:lineRule="auto"/>
        <w:ind w:firstLine="720"/>
        <w:jc w:val="left"/>
        <w:rPr>
          <w:b/>
        </w:rPr>
      </w:pPr>
      <w:bookmarkStart w:id="13" w:name="_heading=h.lnxbz9" w:colFirst="0" w:colLast="0"/>
      <w:bookmarkEnd w:id="13"/>
      <w:r>
        <w:rPr>
          <w:b/>
        </w:rPr>
        <w:lastRenderedPageBreak/>
        <w:t>2.2.2 Chi tiết use case xoá hợp đồng thuê phòng</w:t>
      </w:r>
    </w:p>
    <w:p w14:paraId="0D048A5B" w14:textId="77777777" w:rsidR="005E204F" w:rsidRDefault="005E204F">
      <w:pPr>
        <w:spacing w:after="0" w:line="276" w:lineRule="auto"/>
        <w:jc w:val="left"/>
      </w:pPr>
    </w:p>
    <w:sdt>
      <w:sdtPr>
        <w:tag w:val="goog_rdk_3"/>
        <w:id w:val="-1137024515"/>
        <w:lock w:val="contentLocked"/>
      </w:sdtPr>
      <w:sdtContent>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3E2E2F14"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23C6DD3"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634DE3EF" w14:textId="77777777" w:rsidR="005E204F" w:rsidRDefault="00000000">
                <w:pPr>
                  <w:spacing w:before="240" w:after="0" w:line="276" w:lineRule="auto"/>
                  <w:jc w:val="left"/>
                </w:pPr>
                <w:r>
                  <w:t>2.2</w:t>
                </w:r>
              </w:p>
            </w:tc>
          </w:tr>
          <w:tr w:rsidR="005E204F" w14:paraId="5B4BC4A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CD0E849"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56C0013" w14:textId="77777777" w:rsidR="005E204F" w:rsidRDefault="00000000">
                <w:pPr>
                  <w:spacing w:before="240" w:after="0" w:line="276" w:lineRule="auto"/>
                  <w:jc w:val="left"/>
                </w:pPr>
                <w:r>
                  <w:t>Xoá hợp đồng thuê phòng</w:t>
                </w:r>
              </w:p>
            </w:tc>
          </w:tr>
          <w:tr w:rsidR="005E204F" w14:paraId="112509C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4C3F5CA"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CB905EB" w14:textId="77777777" w:rsidR="005E204F" w:rsidRDefault="00000000">
                <w:pPr>
                  <w:spacing w:before="100" w:after="0" w:line="276" w:lineRule="auto"/>
                </w:pPr>
                <w:r>
                  <w:t>Là chủ trọ, tôi muốn xoá hợp đồng thuê phòng</w:t>
                </w:r>
              </w:p>
            </w:tc>
          </w:tr>
          <w:tr w:rsidR="005E204F" w14:paraId="32CDAB9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4F4BF14"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C534D6A" w14:textId="77777777" w:rsidR="005E204F" w:rsidRDefault="00000000">
                <w:pPr>
                  <w:spacing w:before="240" w:after="0" w:line="276" w:lineRule="auto"/>
                  <w:jc w:val="left"/>
                </w:pPr>
                <w:r>
                  <w:t>Chủ trọ</w:t>
                </w:r>
              </w:p>
            </w:tc>
          </w:tr>
          <w:tr w:rsidR="005E204F" w14:paraId="017993FC"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73D39D2"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2DFDEF8" w14:textId="77777777" w:rsidR="005E204F" w:rsidRDefault="00000000">
                <w:pPr>
                  <w:spacing w:before="240" w:after="0" w:line="276" w:lineRule="auto"/>
                  <w:jc w:val="left"/>
                </w:pPr>
                <w:r>
                  <w:t>High</w:t>
                </w:r>
              </w:p>
            </w:tc>
          </w:tr>
          <w:tr w:rsidR="005E204F" w14:paraId="67F5855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02ECD64"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E8A3A91" w14:textId="77777777" w:rsidR="005E204F" w:rsidRDefault="00000000">
                <w:pPr>
                  <w:spacing w:before="240" w:after="0" w:line="276" w:lineRule="auto"/>
                  <w:jc w:val="left"/>
                </w:pPr>
                <w:r>
                  <w:t>Chủ trọ chọn chức năng xoá hợp đồng thuê phòng</w:t>
                </w:r>
              </w:p>
            </w:tc>
          </w:tr>
          <w:tr w:rsidR="005E204F" w14:paraId="43728A8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109F0DA"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569B5DD" w14:textId="77777777" w:rsidR="005E204F" w:rsidRDefault="00000000">
                <w:pPr>
                  <w:spacing w:before="240" w:after="0" w:line="276" w:lineRule="auto"/>
                  <w:jc w:val="left"/>
                </w:pPr>
                <w:r>
                  <w:t>Hợp đồng thuê đã được lưu trong hệ thống</w:t>
                </w:r>
              </w:p>
            </w:tc>
          </w:tr>
          <w:tr w:rsidR="005E204F" w14:paraId="5A00FB1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C38E2BD"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D5F3F02" w14:textId="77777777" w:rsidR="005E204F" w:rsidRDefault="00000000">
                <w:pPr>
                  <w:spacing w:before="240" w:after="0" w:line="276" w:lineRule="auto"/>
                  <w:jc w:val="left"/>
                </w:pPr>
                <w:r>
                  <w:t>Xoá thành công hợp đồng thuê phòng</w:t>
                </w:r>
              </w:p>
            </w:tc>
          </w:tr>
          <w:tr w:rsidR="005E204F" w14:paraId="1493F0E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AE0A4E"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9CE47D3" w14:textId="77777777" w:rsidR="005E204F" w:rsidRDefault="00000000">
                <w:pPr>
                  <w:numPr>
                    <w:ilvl w:val="0"/>
                    <w:numId w:val="6"/>
                  </w:numPr>
                  <w:spacing w:after="0" w:line="276" w:lineRule="auto"/>
                  <w:jc w:val="left"/>
                </w:pPr>
                <w:r>
                  <w:t>Chọn chức năng “Quản lý hợp đồng thuê phòng”</w:t>
                </w:r>
              </w:p>
              <w:p w14:paraId="19A63C4D" w14:textId="77777777" w:rsidR="005E204F" w:rsidRDefault="00000000">
                <w:pPr>
                  <w:numPr>
                    <w:ilvl w:val="0"/>
                    <w:numId w:val="6"/>
                  </w:numPr>
                  <w:spacing w:after="0" w:line="276" w:lineRule="auto"/>
                  <w:jc w:val="left"/>
                </w:pPr>
                <w:r>
                  <w:t>Hiển thị các mục: Xem, thêm, xóa hợp đồng thuê phòng</w:t>
                </w:r>
              </w:p>
              <w:p w14:paraId="196416DD" w14:textId="77777777" w:rsidR="005E204F" w:rsidRDefault="00000000">
                <w:pPr>
                  <w:numPr>
                    <w:ilvl w:val="0"/>
                    <w:numId w:val="6"/>
                  </w:numPr>
                  <w:spacing w:after="0" w:line="276" w:lineRule="auto"/>
                  <w:jc w:val="left"/>
                </w:pPr>
                <w:r>
                  <w:t>Chọn mục “Xóa hợp đồng thuê phòng”</w:t>
                </w:r>
              </w:p>
              <w:p w14:paraId="2FCDDB4D" w14:textId="77777777" w:rsidR="005E204F" w:rsidRDefault="00000000">
                <w:pPr>
                  <w:numPr>
                    <w:ilvl w:val="0"/>
                    <w:numId w:val="6"/>
                  </w:numPr>
                  <w:spacing w:after="0" w:line="276" w:lineRule="auto"/>
                  <w:jc w:val="left"/>
                </w:pPr>
                <w:r>
                  <w:t>Hiển thị danh sách các phòng có hợp đồng</w:t>
                </w:r>
              </w:p>
              <w:p w14:paraId="0762E999" w14:textId="77777777" w:rsidR="005E204F" w:rsidRDefault="00000000">
                <w:pPr>
                  <w:numPr>
                    <w:ilvl w:val="0"/>
                    <w:numId w:val="6"/>
                  </w:numPr>
                  <w:spacing w:after="0" w:line="276" w:lineRule="auto"/>
                  <w:jc w:val="left"/>
                </w:pPr>
                <w:r>
                  <w:t>Chọn phòng cần xoá hợp đồng</w:t>
                </w:r>
              </w:p>
              <w:p w14:paraId="78A85723" w14:textId="77777777" w:rsidR="005E204F" w:rsidRDefault="00000000">
                <w:pPr>
                  <w:numPr>
                    <w:ilvl w:val="0"/>
                    <w:numId w:val="6"/>
                  </w:numPr>
                  <w:spacing w:after="0" w:line="276" w:lineRule="auto"/>
                  <w:jc w:val="left"/>
                </w:pPr>
                <w:r>
                  <w:t>Xoá hợp đồng</w:t>
                </w:r>
              </w:p>
              <w:p w14:paraId="6D23E1A2" w14:textId="77777777" w:rsidR="005E204F" w:rsidRDefault="00000000">
                <w:pPr>
                  <w:numPr>
                    <w:ilvl w:val="0"/>
                    <w:numId w:val="6"/>
                  </w:numPr>
                  <w:spacing w:after="0" w:line="276" w:lineRule="auto"/>
                  <w:jc w:val="left"/>
                </w:pPr>
                <w:r>
                  <w:t>Lưu thông tin</w:t>
                </w:r>
              </w:p>
            </w:tc>
          </w:tr>
          <w:tr w:rsidR="005E204F" w14:paraId="01BC75DC"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A8C7FF2"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B150DBA" w14:textId="77777777" w:rsidR="005E204F" w:rsidRDefault="00000000">
                <w:pPr>
                  <w:spacing w:before="240" w:after="0" w:line="276" w:lineRule="auto"/>
                  <w:jc w:val="left"/>
                </w:pPr>
                <w:r>
                  <w:t>N/A</w:t>
                </w:r>
              </w:p>
            </w:tc>
          </w:tr>
          <w:tr w:rsidR="005E204F" w14:paraId="687EFFFB" w14:textId="77777777">
            <w:trPr>
              <w:trHeight w:val="772"/>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60231DE"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D3FED4B" w14:textId="77777777" w:rsidR="005E204F" w:rsidRDefault="00000000">
                <w:pPr>
                  <w:spacing w:before="240" w:after="0" w:line="276" w:lineRule="auto"/>
                  <w:jc w:val="left"/>
                </w:pPr>
                <w:r>
                  <w:t>7a. Nếu lưu hợp đồng không thành công hiển thị thông báo: “Lỗi, xoá hợp đồng không thành công” và kết thúc</w:t>
                </w:r>
              </w:p>
            </w:tc>
          </w:tr>
          <w:tr w:rsidR="005E204F" w14:paraId="22FB39EE"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B2F20B0"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05FE58" w14:textId="77777777" w:rsidR="005E204F" w:rsidRDefault="00000000">
                <w:pPr>
                  <w:pBdr>
                    <w:bottom w:val="none" w:sz="0" w:space="8" w:color="000000"/>
                  </w:pBdr>
                  <w:spacing w:after="0"/>
                  <w:ind w:left="80"/>
                  <w:jc w:val="left"/>
                </w:pPr>
                <w:r>
                  <w:t>N/A</w:t>
                </w:r>
              </w:p>
            </w:tc>
          </w:tr>
          <w:tr w:rsidR="005E204F" w14:paraId="14010770"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EA2FA3"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5324154" w14:textId="77777777" w:rsidR="005E204F" w:rsidRDefault="00000000">
                <w:pPr>
                  <w:pBdr>
                    <w:bottom w:val="none" w:sz="0" w:space="8" w:color="000000"/>
                  </w:pBdr>
                  <w:spacing w:after="0"/>
                  <w:ind w:left="80"/>
                  <w:jc w:val="left"/>
                </w:pPr>
                <w:r>
                  <w:t>N/A</w:t>
                </w:r>
              </w:p>
            </w:tc>
          </w:tr>
        </w:tbl>
      </w:sdtContent>
    </w:sdt>
    <w:p w14:paraId="068717F3" w14:textId="77777777" w:rsidR="005E204F" w:rsidRDefault="00000000">
      <w:pPr>
        <w:spacing w:after="0" w:line="276" w:lineRule="auto"/>
        <w:jc w:val="left"/>
      </w:pPr>
      <w:r>
        <w:t>Activity diagram:</w:t>
      </w:r>
    </w:p>
    <w:p w14:paraId="07AE8AF7" w14:textId="77777777" w:rsidR="005E204F" w:rsidRDefault="00000000">
      <w:pPr>
        <w:spacing w:after="0" w:line="276" w:lineRule="auto"/>
        <w:jc w:val="left"/>
      </w:pPr>
      <w:r>
        <w:rPr>
          <w:noProof/>
        </w:rPr>
        <w:lastRenderedPageBreak/>
        <w:drawing>
          <wp:inline distT="114300" distB="114300" distL="114300" distR="114300" wp14:anchorId="25575C95" wp14:editId="23877A33">
            <wp:extent cx="5943600" cy="7010400"/>
            <wp:effectExtent l="0" t="0" r="0" b="0"/>
            <wp:docPr id="5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8"/>
                    <a:srcRect/>
                    <a:stretch>
                      <a:fillRect/>
                    </a:stretch>
                  </pic:blipFill>
                  <pic:spPr>
                    <a:xfrm>
                      <a:off x="0" y="0"/>
                      <a:ext cx="5943600" cy="7010400"/>
                    </a:xfrm>
                    <a:prstGeom prst="rect">
                      <a:avLst/>
                    </a:prstGeom>
                    <a:ln/>
                  </pic:spPr>
                </pic:pic>
              </a:graphicData>
            </a:graphic>
          </wp:inline>
        </w:drawing>
      </w:r>
    </w:p>
    <w:p w14:paraId="4E15D65C" w14:textId="77777777" w:rsidR="005E204F" w:rsidRDefault="00000000">
      <w:r>
        <w:rPr>
          <w:b/>
        </w:rPr>
        <w:t>2.2.3 Chi tiết use case xem hợp đồng thuê trọ</w:t>
      </w:r>
    </w:p>
    <w:sdt>
      <w:sdtPr>
        <w:tag w:val="goog_rdk_4"/>
        <w:id w:val="-2032180283"/>
        <w:lock w:val="contentLocked"/>
      </w:sdtPr>
      <w:sdtContent>
        <w:tbl>
          <w:tblPr>
            <w:tblStyle w:val="a5"/>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73A6F9ED"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6CD5CD7"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F6F80A3" w14:textId="77777777" w:rsidR="005E204F" w:rsidRDefault="00000000">
                <w:pPr>
                  <w:spacing w:before="240" w:after="0" w:line="276" w:lineRule="auto"/>
                  <w:jc w:val="left"/>
                </w:pPr>
                <w:r>
                  <w:t>2.3</w:t>
                </w:r>
              </w:p>
            </w:tc>
          </w:tr>
          <w:tr w:rsidR="005E204F" w14:paraId="38747C34"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CEFE18"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AF6C872" w14:textId="77777777" w:rsidR="005E204F" w:rsidRDefault="00000000">
                <w:pPr>
                  <w:spacing w:before="240" w:after="0" w:line="276" w:lineRule="auto"/>
                  <w:jc w:val="left"/>
                </w:pPr>
                <w:r>
                  <w:t>Xem hợp đồng thuê phòng</w:t>
                </w:r>
              </w:p>
            </w:tc>
          </w:tr>
          <w:tr w:rsidR="005E204F" w14:paraId="1694DEAD"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CDB8F8" w14:textId="77777777" w:rsidR="005E204F" w:rsidRDefault="00000000">
                <w:pPr>
                  <w:spacing w:before="240" w:after="0" w:line="276" w:lineRule="auto"/>
                  <w:jc w:val="left"/>
                </w:pPr>
                <w:r>
                  <w:lastRenderedPageBreak/>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A3DF961" w14:textId="77777777" w:rsidR="005E204F" w:rsidRDefault="00000000">
                <w:pPr>
                  <w:spacing w:before="100" w:after="0" w:line="276" w:lineRule="auto"/>
                </w:pPr>
                <w:r>
                  <w:t>Là chủ trọ, tôi muốn quản lý hợp đồng thuê phòng.</w:t>
                </w:r>
              </w:p>
            </w:tc>
          </w:tr>
          <w:tr w:rsidR="005E204F" w14:paraId="3A9CA5D6"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82F3D8E"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77595EF4" w14:textId="77777777" w:rsidR="005E204F" w:rsidRDefault="00000000">
                <w:pPr>
                  <w:spacing w:before="240" w:after="0" w:line="276" w:lineRule="auto"/>
                  <w:jc w:val="left"/>
                </w:pPr>
                <w:r>
                  <w:t>Chủ trọ.</w:t>
                </w:r>
              </w:p>
            </w:tc>
          </w:tr>
          <w:tr w:rsidR="005E204F" w14:paraId="51726FCA"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692CB80"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895AF49" w14:textId="77777777" w:rsidR="005E204F" w:rsidRDefault="00000000">
                <w:pPr>
                  <w:spacing w:before="240" w:after="0" w:line="276" w:lineRule="auto"/>
                  <w:jc w:val="left"/>
                </w:pPr>
                <w:r>
                  <w:t>High</w:t>
                </w:r>
              </w:p>
            </w:tc>
          </w:tr>
          <w:tr w:rsidR="005E204F" w14:paraId="34820047"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E378448"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2DA8737" w14:textId="77777777" w:rsidR="005E204F" w:rsidRDefault="00000000">
                <w:pPr>
                  <w:spacing w:before="240" w:after="0" w:line="276" w:lineRule="auto"/>
                  <w:jc w:val="left"/>
                </w:pPr>
                <w:r>
                  <w:t>Chủ trọ chọn xem hợp đồng thuê phòng.</w:t>
                </w:r>
              </w:p>
            </w:tc>
          </w:tr>
          <w:tr w:rsidR="005E204F" w14:paraId="22958C3A"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A517F94"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3983E2A" w14:textId="77777777" w:rsidR="005E204F" w:rsidRDefault="00000000">
                <w:pPr>
                  <w:spacing w:before="240" w:after="0" w:line="276" w:lineRule="auto"/>
                  <w:jc w:val="left"/>
                </w:pPr>
                <w:r>
                  <w:t xml:space="preserve"> Có hợp đồng thuê trọ đã được lưu.</w:t>
                </w:r>
              </w:p>
            </w:tc>
          </w:tr>
          <w:tr w:rsidR="005E204F" w14:paraId="538F078C"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E316509"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7FDED8D" w14:textId="77777777" w:rsidR="005E204F" w:rsidRDefault="00000000">
                <w:pPr>
                  <w:spacing w:before="240" w:after="0" w:line="276" w:lineRule="auto"/>
                  <w:jc w:val="left"/>
                </w:pPr>
                <w:r>
                  <w:t>Hiển thị thông tin hợp đồng thuê trọ ở mỗi phòng.</w:t>
                </w:r>
              </w:p>
            </w:tc>
          </w:tr>
          <w:tr w:rsidR="005E204F" w14:paraId="3F8AD19E"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1217115"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AFC09B1" w14:textId="77777777" w:rsidR="005E204F" w:rsidRDefault="00000000">
                <w:pPr>
                  <w:numPr>
                    <w:ilvl w:val="0"/>
                    <w:numId w:val="8"/>
                  </w:numPr>
                  <w:spacing w:after="0" w:line="276" w:lineRule="auto"/>
                  <w:jc w:val="left"/>
                </w:pPr>
                <w:r>
                  <w:t>Chọn chức năng “Quản lý hợp đồng thuê phòng”</w:t>
                </w:r>
              </w:p>
              <w:p w14:paraId="620CCE0D" w14:textId="77777777" w:rsidR="005E204F" w:rsidRDefault="00000000">
                <w:pPr>
                  <w:numPr>
                    <w:ilvl w:val="0"/>
                    <w:numId w:val="8"/>
                  </w:numPr>
                  <w:spacing w:after="0" w:line="276" w:lineRule="auto"/>
                  <w:jc w:val="left"/>
                </w:pPr>
                <w:r>
                  <w:t>Hiển thị các mục: Thêm, xóa, xem hợp đồng thuê phòng</w:t>
                </w:r>
              </w:p>
              <w:p w14:paraId="2049A137" w14:textId="77777777" w:rsidR="005E204F" w:rsidRDefault="00000000">
                <w:pPr>
                  <w:numPr>
                    <w:ilvl w:val="0"/>
                    <w:numId w:val="8"/>
                  </w:numPr>
                  <w:spacing w:after="0" w:line="276" w:lineRule="auto"/>
                  <w:jc w:val="left"/>
                </w:pPr>
                <w:r>
                  <w:t>Chọn mục ‘Xem hợp đồng thuê phòng”</w:t>
                </w:r>
              </w:p>
              <w:p w14:paraId="43BA8250" w14:textId="77777777" w:rsidR="005E204F" w:rsidRDefault="00000000">
                <w:pPr>
                  <w:numPr>
                    <w:ilvl w:val="0"/>
                    <w:numId w:val="8"/>
                  </w:numPr>
                  <w:spacing w:after="0" w:line="276" w:lineRule="auto"/>
                  <w:jc w:val="left"/>
                </w:pPr>
                <w:r>
                  <w:t>Hiển thị danh sách các hợp đồng thuê phòng của từng phòng</w:t>
                </w:r>
              </w:p>
              <w:p w14:paraId="65260DE7" w14:textId="77777777" w:rsidR="005E204F" w:rsidRDefault="00000000">
                <w:pPr>
                  <w:numPr>
                    <w:ilvl w:val="0"/>
                    <w:numId w:val="8"/>
                  </w:numPr>
                  <w:spacing w:after="0" w:line="276" w:lineRule="auto"/>
                  <w:jc w:val="left"/>
                </w:pPr>
                <w:r>
                  <w:t>Chọn phòng cần xem hợp đồng</w:t>
                </w:r>
              </w:p>
              <w:p w14:paraId="7FF044C2" w14:textId="77777777" w:rsidR="005E204F" w:rsidRDefault="00000000">
                <w:pPr>
                  <w:numPr>
                    <w:ilvl w:val="0"/>
                    <w:numId w:val="8"/>
                  </w:numPr>
                  <w:spacing w:after="0" w:line="276" w:lineRule="auto"/>
                  <w:jc w:val="left"/>
                </w:pPr>
                <w:r>
                  <w:t>Hiển thị thông tin hợp đồng thuê trọ ở mỗi phòng</w:t>
                </w:r>
              </w:p>
            </w:tc>
          </w:tr>
          <w:tr w:rsidR="005E204F" w14:paraId="3851347E"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988013"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4764566" w14:textId="77777777" w:rsidR="005E204F" w:rsidRDefault="00000000">
                <w:pPr>
                  <w:spacing w:before="240" w:after="0" w:line="276" w:lineRule="auto"/>
                  <w:jc w:val="left"/>
                </w:pPr>
                <w:r>
                  <w:t xml:space="preserve">  N/A</w:t>
                </w:r>
              </w:p>
            </w:tc>
          </w:tr>
          <w:tr w:rsidR="005E204F" w14:paraId="7C6FA8B1" w14:textId="77777777">
            <w:trPr>
              <w:trHeight w:val="6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E57A8D5"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3F4ABCD" w14:textId="77777777" w:rsidR="005E204F" w:rsidRDefault="00000000">
                <w:pPr>
                  <w:spacing w:before="240" w:after="0" w:line="276" w:lineRule="auto"/>
                  <w:jc w:val="left"/>
                </w:pPr>
                <w:r>
                  <w:t xml:space="preserve">  N/A</w:t>
                </w:r>
              </w:p>
            </w:tc>
          </w:tr>
          <w:tr w:rsidR="005E204F" w14:paraId="708D0AB6"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A78A9B"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7D4356" w14:textId="77777777" w:rsidR="005E204F" w:rsidRDefault="00000000">
                <w:pPr>
                  <w:pBdr>
                    <w:bottom w:val="none" w:sz="0" w:space="8" w:color="000000"/>
                  </w:pBdr>
                  <w:spacing w:after="0"/>
                  <w:ind w:left="80"/>
                  <w:jc w:val="left"/>
                </w:pPr>
                <w:r>
                  <w:t>N/A</w:t>
                </w:r>
              </w:p>
            </w:tc>
          </w:tr>
          <w:tr w:rsidR="005E204F" w14:paraId="7D76477A"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E0EB77"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B61E1A" w14:textId="77777777" w:rsidR="005E204F" w:rsidRDefault="00000000">
                <w:pPr>
                  <w:pBdr>
                    <w:bottom w:val="none" w:sz="0" w:space="8" w:color="000000"/>
                  </w:pBdr>
                  <w:spacing w:after="0"/>
                  <w:ind w:left="80"/>
                  <w:jc w:val="left"/>
                </w:pPr>
                <w:r>
                  <w:t>N/A</w:t>
                </w:r>
              </w:p>
              <w:p w14:paraId="2DADBE9D" w14:textId="77777777" w:rsidR="005E204F" w:rsidRDefault="00000000">
                <w:pPr>
                  <w:pBdr>
                    <w:bottom w:val="none" w:sz="0" w:space="8" w:color="000000"/>
                  </w:pBdr>
                  <w:spacing w:after="0"/>
                  <w:ind w:left="80"/>
                  <w:jc w:val="left"/>
                </w:pPr>
              </w:p>
            </w:tc>
          </w:tr>
        </w:tbl>
      </w:sdtContent>
    </w:sdt>
    <w:p w14:paraId="3DA1073C" w14:textId="77777777" w:rsidR="005E204F" w:rsidRDefault="00000000">
      <w:pPr>
        <w:spacing w:after="0" w:line="276" w:lineRule="auto"/>
        <w:jc w:val="left"/>
      </w:pPr>
      <w:r>
        <w:t>Activity diagram:</w:t>
      </w:r>
    </w:p>
    <w:p w14:paraId="659F62A2" w14:textId="77777777" w:rsidR="005E204F" w:rsidRDefault="00000000">
      <w:pPr>
        <w:spacing w:after="0" w:line="276" w:lineRule="auto"/>
        <w:jc w:val="left"/>
      </w:pPr>
      <w:r>
        <w:rPr>
          <w:noProof/>
        </w:rPr>
        <w:lastRenderedPageBreak/>
        <w:drawing>
          <wp:inline distT="114300" distB="114300" distL="114300" distR="114300" wp14:anchorId="1F67C79A" wp14:editId="6B6126F3">
            <wp:extent cx="5943600" cy="4660900"/>
            <wp:effectExtent l="0" t="0" r="0" b="0"/>
            <wp:docPr id="5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9"/>
                    <a:srcRect/>
                    <a:stretch>
                      <a:fillRect/>
                    </a:stretch>
                  </pic:blipFill>
                  <pic:spPr>
                    <a:xfrm>
                      <a:off x="0" y="0"/>
                      <a:ext cx="5943600" cy="4660900"/>
                    </a:xfrm>
                    <a:prstGeom prst="rect">
                      <a:avLst/>
                    </a:prstGeom>
                    <a:ln/>
                  </pic:spPr>
                </pic:pic>
              </a:graphicData>
            </a:graphic>
          </wp:inline>
        </w:drawing>
      </w:r>
    </w:p>
    <w:p w14:paraId="2E97D8E3" w14:textId="77777777" w:rsidR="005E204F" w:rsidRDefault="005E204F">
      <w:pPr>
        <w:spacing w:after="0" w:line="276" w:lineRule="auto"/>
        <w:jc w:val="left"/>
      </w:pPr>
    </w:p>
    <w:p w14:paraId="126855DB" w14:textId="77777777" w:rsidR="005E204F" w:rsidRDefault="00000000">
      <w:pPr>
        <w:pBdr>
          <w:top w:val="nil"/>
          <w:left w:val="nil"/>
          <w:bottom w:val="nil"/>
          <w:right w:val="nil"/>
          <w:between w:val="nil"/>
        </w:pBdr>
        <w:rPr>
          <w:b/>
        </w:rPr>
      </w:pPr>
      <w:r>
        <w:rPr>
          <w:b/>
        </w:rPr>
        <w:t>2.2.4 Chi tiết use case gia hạn hợp đồng</w:t>
      </w:r>
    </w:p>
    <w:p w14:paraId="47B280C9" w14:textId="77777777" w:rsidR="005E204F" w:rsidRDefault="005E204F"/>
    <w:sdt>
      <w:sdtPr>
        <w:tag w:val="goog_rdk_5"/>
        <w:id w:val="-634252860"/>
        <w:lock w:val="contentLocked"/>
      </w:sdtPr>
      <w:sdtContent>
        <w:tbl>
          <w:tblPr>
            <w:tblStyle w:val="a6"/>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3B371A2A"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036AC6"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6C23F9E8" w14:textId="77777777" w:rsidR="005E204F" w:rsidRDefault="00000000">
                <w:pPr>
                  <w:spacing w:before="240" w:after="0" w:line="276" w:lineRule="auto"/>
                  <w:jc w:val="left"/>
                </w:pPr>
                <w:r>
                  <w:t>2.4</w:t>
                </w:r>
              </w:p>
            </w:tc>
          </w:tr>
          <w:tr w:rsidR="005E204F" w14:paraId="6009B028"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F391DA"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A2F34CE" w14:textId="77777777" w:rsidR="005E204F" w:rsidRDefault="00000000">
                <w:pPr>
                  <w:spacing w:before="240" w:after="0" w:line="276" w:lineRule="auto"/>
                  <w:jc w:val="left"/>
                </w:pPr>
                <w:r>
                  <w:t>Gia hạn hợp đồng</w:t>
                </w:r>
              </w:p>
            </w:tc>
          </w:tr>
          <w:tr w:rsidR="005E204F" w14:paraId="50DCE7C6"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EB7C8E4"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BA2D548" w14:textId="77777777" w:rsidR="005E204F" w:rsidRDefault="00000000">
                <w:pPr>
                  <w:spacing w:before="100" w:after="0" w:line="276" w:lineRule="auto"/>
                </w:pPr>
                <w:r>
                  <w:t>Là khách thuê, tôi muốn gia hạn hợp đồng</w:t>
                </w:r>
              </w:p>
            </w:tc>
          </w:tr>
          <w:tr w:rsidR="005E204F" w14:paraId="22505D81"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5B46EBF"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6096ABB" w14:textId="77777777" w:rsidR="005E204F" w:rsidRDefault="00000000">
                <w:pPr>
                  <w:spacing w:before="240" w:after="0" w:line="276" w:lineRule="auto"/>
                  <w:jc w:val="left"/>
                </w:pPr>
                <w:r>
                  <w:t>Khách thuê</w:t>
                </w:r>
              </w:p>
            </w:tc>
          </w:tr>
          <w:tr w:rsidR="005E204F" w14:paraId="7055F8E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01FE1FA"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22CEB91" w14:textId="77777777" w:rsidR="005E204F" w:rsidRDefault="00000000">
                <w:pPr>
                  <w:spacing w:before="240" w:after="0" w:line="276" w:lineRule="auto"/>
                  <w:jc w:val="left"/>
                </w:pPr>
                <w:r>
                  <w:t>High</w:t>
                </w:r>
              </w:p>
            </w:tc>
          </w:tr>
          <w:tr w:rsidR="005E204F" w14:paraId="3631D687"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D3AE5B4"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478AE2F6" w14:textId="77777777" w:rsidR="005E204F" w:rsidRDefault="00000000">
                <w:pPr>
                  <w:spacing w:before="240" w:after="0" w:line="276" w:lineRule="auto"/>
                  <w:jc w:val="left"/>
                </w:pPr>
                <w:r>
                  <w:t>Khách thuê chọn mở gia hạn hợp đồng</w:t>
                </w:r>
              </w:p>
            </w:tc>
          </w:tr>
          <w:tr w:rsidR="005E204F" w14:paraId="2570F80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0FFC6BF" w14:textId="77777777" w:rsidR="005E204F" w:rsidRDefault="00000000">
                <w:pPr>
                  <w:spacing w:before="240" w:after="0" w:line="276" w:lineRule="auto"/>
                  <w:jc w:val="left"/>
                </w:pPr>
                <w:r>
                  <w:lastRenderedPageBreak/>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F784EB9" w14:textId="77777777" w:rsidR="005E204F" w:rsidRDefault="00000000">
                <w:pPr>
                  <w:spacing w:before="240" w:after="0" w:line="276" w:lineRule="auto"/>
                  <w:jc w:val="left"/>
                </w:pPr>
                <w:r>
                  <w:t>Thời gian hợp đồng có hiệu lực bé hơn bằng 3 ngày trước ngày hết hiệu lực.</w:t>
                </w:r>
              </w:p>
            </w:tc>
          </w:tr>
          <w:tr w:rsidR="005E204F" w14:paraId="7FF5D176"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9E8292A"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A801D6D" w14:textId="77777777" w:rsidR="005E204F" w:rsidRDefault="00000000">
                <w:pPr>
                  <w:spacing w:before="240" w:after="0" w:line="276" w:lineRule="auto"/>
                  <w:jc w:val="left"/>
                </w:pPr>
                <w:r>
                  <w:t>Chủ trọ nhận được thông tin về nhu cầu gia hạn hợp đồng của khách thuê</w:t>
                </w:r>
              </w:p>
            </w:tc>
          </w:tr>
          <w:tr w:rsidR="005E204F" w14:paraId="43767AE9"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471872B"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25B344B" w14:textId="77777777" w:rsidR="005E204F" w:rsidRDefault="00000000">
                <w:pPr>
                  <w:numPr>
                    <w:ilvl w:val="0"/>
                    <w:numId w:val="5"/>
                  </w:numPr>
                  <w:spacing w:after="0" w:line="276" w:lineRule="auto"/>
                  <w:jc w:val="left"/>
                </w:pPr>
                <w:r>
                  <w:t>Chọn chức năng “Quản lý hợp đồng thuê phòng”</w:t>
                </w:r>
              </w:p>
              <w:p w14:paraId="5FF1F983" w14:textId="77777777" w:rsidR="005E204F" w:rsidRDefault="00000000">
                <w:pPr>
                  <w:numPr>
                    <w:ilvl w:val="0"/>
                    <w:numId w:val="5"/>
                  </w:numPr>
                  <w:spacing w:after="0" w:line="276" w:lineRule="auto"/>
                  <w:jc w:val="left"/>
                </w:pPr>
                <w:r>
                  <w:t>Hiển thị các mục: Gia hạn hợp đồng, huỷ hợp đồng</w:t>
                </w:r>
              </w:p>
              <w:p w14:paraId="60FDEF61" w14:textId="77777777" w:rsidR="005E204F" w:rsidRDefault="00000000">
                <w:pPr>
                  <w:numPr>
                    <w:ilvl w:val="0"/>
                    <w:numId w:val="5"/>
                  </w:numPr>
                  <w:spacing w:after="0" w:line="276" w:lineRule="auto"/>
                  <w:jc w:val="left"/>
                </w:pPr>
                <w:r>
                  <w:t>Chọn mục “Gia hạn hợp đồng”</w:t>
                </w:r>
              </w:p>
              <w:p w14:paraId="08D53F72" w14:textId="77777777" w:rsidR="005E204F" w:rsidRDefault="00000000">
                <w:pPr>
                  <w:numPr>
                    <w:ilvl w:val="0"/>
                    <w:numId w:val="5"/>
                  </w:numPr>
                  <w:spacing w:after="0" w:line="276" w:lineRule="auto"/>
                  <w:jc w:val="left"/>
                </w:pPr>
                <w:r>
                  <w:t>Chọn gia hạn hợp đồng</w:t>
                </w:r>
              </w:p>
              <w:p w14:paraId="77EFBEC5" w14:textId="77777777" w:rsidR="005E204F" w:rsidRDefault="00000000">
                <w:pPr>
                  <w:numPr>
                    <w:ilvl w:val="0"/>
                    <w:numId w:val="5"/>
                  </w:numPr>
                  <w:spacing w:after="0" w:line="276" w:lineRule="auto"/>
                  <w:jc w:val="left"/>
                </w:pPr>
                <w:r>
                  <w:t>Gửi thông tin gia hạn hợp đồng đến chủ trọ</w:t>
                </w:r>
              </w:p>
            </w:tc>
          </w:tr>
          <w:tr w:rsidR="005E204F" w14:paraId="6CB403E9"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356137D"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83669E5" w14:textId="77777777" w:rsidR="005E204F" w:rsidRDefault="00000000">
                <w:pPr>
                  <w:spacing w:before="240" w:after="0" w:line="276" w:lineRule="auto"/>
                  <w:jc w:val="left"/>
                </w:pPr>
                <w:r>
                  <w:t>4a. Chọn kết thúc hợp đồng</w:t>
                </w:r>
              </w:p>
              <w:p w14:paraId="2A89349C" w14:textId="77777777" w:rsidR="005E204F" w:rsidRDefault="00000000">
                <w:pPr>
                  <w:spacing w:before="240" w:after="0" w:line="276" w:lineRule="auto"/>
                  <w:jc w:val="left"/>
                </w:pPr>
                <w:r>
                  <w:t>5a. Gửi thông tin kết thúc hợp đồng đến chủ trọ</w:t>
                </w:r>
              </w:p>
            </w:tc>
          </w:tr>
          <w:tr w:rsidR="005E204F" w14:paraId="64B0D40C"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106E72C"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0DF619F" w14:textId="77777777" w:rsidR="005E204F" w:rsidRDefault="00000000">
                <w:pPr>
                  <w:spacing w:before="240" w:after="0" w:line="276" w:lineRule="auto"/>
                  <w:jc w:val="left"/>
                </w:pPr>
                <w:r>
                  <w:t>5b. Nếu gửi không thành công, hệ thống hiển thị thông báo “Gia hạn hợp đồng không thành công” và kết thúc.</w:t>
                </w:r>
              </w:p>
            </w:tc>
          </w:tr>
          <w:tr w:rsidR="005E204F" w14:paraId="391DD393"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C3AE8B"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0BF0B2" w14:textId="77777777" w:rsidR="005E204F" w:rsidRDefault="00000000">
                <w:pPr>
                  <w:pBdr>
                    <w:bottom w:val="none" w:sz="0" w:space="8" w:color="000000"/>
                  </w:pBdr>
                  <w:spacing w:after="0"/>
                  <w:ind w:left="80"/>
                  <w:jc w:val="left"/>
                </w:pPr>
                <w:r>
                  <w:t>N/A</w:t>
                </w:r>
              </w:p>
            </w:tc>
          </w:tr>
          <w:tr w:rsidR="005E204F" w14:paraId="6A6AA02F"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84A925B"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DD92BC" w14:textId="77777777" w:rsidR="005E204F" w:rsidRDefault="00000000">
                <w:pPr>
                  <w:pBdr>
                    <w:bottom w:val="none" w:sz="0" w:space="8" w:color="000000"/>
                  </w:pBdr>
                  <w:spacing w:after="0"/>
                  <w:ind w:left="80"/>
                  <w:jc w:val="left"/>
                </w:pPr>
                <w:r>
                  <w:t>N/A</w:t>
                </w:r>
              </w:p>
              <w:p w14:paraId="225322CC" w14:textId="77777777" w:rsidR="005E204F" w:rsidRDefault="00000000">
                <w:pPr>
                  <w:pBdr>
                    <w:bottom w:val="none" w:sz="0" w:space="8" w:color="000000"/>
                  </w:pBdr>
                  <w:spacing w:after="0"/>
                  <w:ind w:left="80"/>
                  <w:jc w:val="left"/>
                </w:pPr>
              </w:p>
            </w:tc>
          </w:tr>
        </w:tbl>
      </w:sdtContent>
    </w:sdt>
    <w:p w14:paraId="17900E22" w14:textId="77777777" w:rsidR="005E204F" w:rsidRDefault="005E204F">
      <w:pPr>
        <w:spacing w:after="0" w:line="276" w:lineRule="auto"/>
        <w:jc w:val="left"/>
        <w:rPr>
          <w:b/>
        </w:rPr>
      </w:pPr>
    </w:p>
    <w:p w14:paraId="0C7AE6C7" w14:textId="77777777" w:rsidR="005E204F" w:rsidRDefault="00000000">
      <w:pPr>
        <w:spacing w:after="0" w:line="276" w:lineRule="auto"/>
        <w:jc w:val="left"/>
      </w:pPr>
      <w:r>
        <w:t>Activity diagram:</w:t>
      </w:r>
    </w:p>
    <w:p w14:paraId="61F40B26" w14:textId="77777777" w:rsidR="005E204F" w:rsidRDefault="00000000">
      <w:pPr>
        <w:spacing w:after="0" w:line="276" w:lineRule="auto"/>
        <w:jc w:val="left"/>
      </w:pPr>
      <w:r>
        <w:rPr>
          <w:noProof/>
        </w:rPr>
        <w:lastRenderedPageBreak/>
        <w:drawing>
          <wp:inline distT="114300" distB="114300" distL="114300" distR="114300" wp14:anchorId="09202779" wp14:editId="319715B7">
            <wp:extent cx="5195888" cy="8826347"/>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195888" cy="8826347"/>
                    </a:xfrm>
                    <a:prstGeom prst="rect">
                      <a:avLst/>
                    </a:prstGeom>
                    <a:ln/>
                  </pic:spPr>
                </pic:pic>
              </a:graphicData>
            </a:graphic>
          </wp:inline>
        </w:drawing>
      </w:r>
    </w:p>
    <w:p w14:paraId="6A5CAD1C" w14:textId="77777777" w:rsidR="005E204F" w:rsidRDefault="005E204F">
      <w:pPr>
        <w:spacing w:after="0" w:line="276" w:lineRule="auto"/>
        <w:jc w:val="left"/>
        <w:rPr>
          <w:b/>
        </w:rPr>
      </w:pPr>
    </w:p>
    <w:p w14:paraId="0069F221" w14:textId="77777777" w:rsidR="005E204F" w:rsidRDefault="00000000">
      <w:pPr>
        <w:pBdr>
          <w:top w:val="nil"/>
          <w:left w:val="nil"/>
          <w:bottom w:val="nil"/>
          <w:right w:val="nil"/>
          <w:between w:val="nil"/>
        </w:pBdr>
        <w:rPr>
          <w:b/>
        </w:rPr>
      </w:pPr>
      <w:r>
        <w:rPr>
          <w:b/>
        </w:rPr>
        <w:t>2.2.5 Chi tiết use case huỷ hợp đồng</w:t>
      </w:r>
    </w:p>
    <w:p w14:paraId="7B7A7F20" w14:textId="77777777" w:rsidR="005E204F" w:rsidRDefault="005E204F"/>
    <w:sdt>
      <w:sdtPr>
        <w:tag w:val="goog_rdk_6"/>
        <w:id w:val="-441764524"/>
        <w:lock w:val="contentLocked"/>
      </w:sdtPr>
      <w:sdtContent>
        <w:tbl>
          <w:tblPr>
            <w:tblStyle w:val="a7"/>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05E79BE5"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6BF619"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39CCEE88" w14:textId="77777777" w:rsidR="005E204F" w:rsidRDefault="00000000">
                <w:pPr>
                  <w:spacing w:before="240" w:after="0" w:line="276" w:lineRule="auto"/>
                  <w:jc w:val="left"/>
                </w:pPr>
                <w:r>
                  <w:t>2.5</w:t>
                </w:r>
              </w:p>
            </w:tc>
          </w:tr>
          <w:tr w:rsidR="005E204F" w14:paraId="5524A00B"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154546B"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B375780" w14:textId="77777777" w:rsidR="005E204F" w:rsidRDefault="00000000">
                <w:pPr>
                  <w:spacing w:before="240" w:after="0" w:line="276" w:lineRule="auto"/>
                  <w:jc w:val="left"/>
                </w:pPr>
                <w:r>
                  <w:t>Huỷ hợp đồng</w:t>
                </w:r>
              </w:p>
            </w:tc>
          </w:tr>
          <w:tr w:rsidR="005E204F" w14:paraId="43179B74"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91C97F7"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8FED3FE" w14:textId="77777777" w:rsidR="005E204F" w:rsidRDefault="00000000">
                <w:pPr>
                  <w:spacing w:before="100" w:after="0" w:line="276" w:lineRule="auto"/>
                </w:pPr>
                <w:r>
                  <w:t>Là khách thuê, tôi muốn huỷ hợp đồng</w:t>
                </w:r>
              </w:p>
            </w:tc>
          </w:tr>
          <w:tr w:rsidR="005E204F" w14:paraId="4D0BF53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BB3855B"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10FFA8E" w14:textId="77777777" w:rsidR="005E204F" w:rsidRDefault="00000000">
                <w:pPr>
                  <w:spacing w:before="240" w:after="0" w:line="276" w:lineRule="auto"/>
                  <w:jc w:val="left"/>
                </w:pPr>
                <w:r>
                  <w:t>Khách thuê</w:t>
                </w:r>
              </w:p>
            </w:tc>
          </w:tr>
          <w:tr w:rsidR="005E204F" w14:paraId="3B94A99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ECB6B2A"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CDB13D5" w14:textId="77777777" w:rsidR="005E204F" w:rsidRDefault="00000000">
                <w:pPr>
                  <w:spacing w:before="240" w:after="0" w:line="276" w:lineRule="auto"/>
                  <w:jc w:val="left"/>
                </w:pPr>
                <w:r>
                  <w:t>High</w:t>
                </w:r>
              </w:p>
            </w:tc>
          </w:tr>
          <w:tr w:rsidR="005E204F" w14:paraId="4559619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13B168B"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2DCA2AB" w14:textId="77777777" w:rsidR="005E204F" w:rsidRDefault="00000000">
                <w:pPr>
                  <w:spacing w:before="240" w:after="0" w:line="276" w:lineRule="auto"/>
                  <w:jc w:val="left"/>
                </w:pPr>
                <w:r>
                  <w:t>Khách thuê chọn mở huỷ hợp đồng</w:t>
                </w:r>
              </w:p>
            </w:tc>
          </w:tr>
          <w:tr w:rsidR="005E204F" w14:paraId="0E871450"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101FE81"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48D5F20" w14:textId="77777777" w:rsidR="005E204F" w:rsidRDefault="00000000">
                <w:pPr>
                  <w:spacing w:before="240" w:after="0" w:line="276" w:lineRule="auto"/>
                  <w:jc w:val="left"/>
                </w:pPr>
                <w:r>
                  <w:t>Thời gian hợp đồng có hiệu lực lớn hơn 3 ngày trước ngày hết hiệu lực.</w:t>
                </w:r>
              </w:p>
            </w:tc>
          </w:tr>
          <w:tr w:rsidR="005E204F" w14:paraId="2D52B762"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F22F1B0"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A9EE8B8" w14:textId="77777777" w:rsidR="005E204F" w:rsidRDefault="00000000">
                <w:pPr>
                  <w:spacing w:before="240" w:after="0" w:line="276" w:lineRule="auto"/>
                  <w:jc w:val="left"/>
                </w:pPr>
                <w:r>
                  <w:t>Chủ trọ nhận được thông tin về nhu cầu huỷ hợp đồng của khách thuê</w:t>
                </w:r>
              </w:p>
            </w:tc>
          </w:tr>
          <w:tr w:rsidR="005E204F" w14:paraId="7275BC08"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951EA97"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6A18157" w14:textId="77777777" w:rsidR="005E204F" w:rsidRDefault="00000000">
                <w:pPr>
                  <w:numPr>
                    <w:ilvl w:val="0"/>
                    <w:numId w:val="26"/>
                  </w:numPr>
                  <w:spacing w:after="0" w:line="276" w:lineRule="auto"/>
                  <w:jc w:val="left"/>
                </w:pPr>
                <w:r>
                  <w:t>Chọn chức năng “Quản lý hợp đồng thuê phòng”</w:t>
                </w:r>
              </w:p>
              <w:p w14:paraId="6CEBC251" w14:textId="77777777" w:rsidR="005E204F" w:rsidRDefault="00000000">
                <w:pPr>
                  <w:numPr>
                    <w:ilvl w:val="0"/>
                    <w:numId w:val="26"/>
                  </w:numPr>
                  <w:pBdr>
                    <w:top w:val="nil"/>
                    <w:left w:val="nil"/>
                    <w:bottom w:val="nil"/>
                    <w:right w:val="nil"/>
                    <w:between w:val="nil"/>
                  </w:pBdr>
                  <w:spacing w:after="0" w:line="276" w:lineRule="auto"/>
                  <w:jc w:val="left"/>
                </w:pPr>
                <w:r>
                  <w:t>Hiển thị các mục: Gia hạn hợp đồng, huỷ hợp đồng</w:t>
                </w:r>
              </w:p>
              <w:p w14:paraId="2B8A83DB" w14:textId="77777777" w:rsidR="005E204F" w:rsidRDefault="00000000">
                <w:pPr>
                  <w:numPr>
                    <w:ilvl w:val="0"/>
                    <w:numId w:val="26"/>
                  </w:numPr>
                  <w:pBdr>
                    <w:top w:val="nil"/>
                    <w:left w:val="nil"/>
                    <w:bottom w:val="nil"/>
                    <w:right w:val="nil"/>
                    <w:between w:val="nil"/>
                  </w:pBdr>
                  <w:spacing w:after="0" w:line="276" w:lineRule="auto"/>
                  <w:jc w:val="left"/>
                </w:pPr>
                <w:r>
                  <w:t>Chọn mục “Huỷ hợp đồng”</w:t>
                </w:r>
              </w:p>
              <w:p w14:paraId="7BF127B8" w14:textId="77777777" w:rsidR="005E204F" w:rsidRDefault="00000000">
                <w:pPr>
                  <w:numPr>
                    <w:ilvl w:val="0"/>
                    <w:numId w:val="26"/>
                  </w:numPr>
                  <w:pBdr>
                    <w:top w:val="nil"/>
                    <w:left w:val="nil"/>
                    <w:bottom w:val="nil"/>
                    <w:right w:val="nil"/>
                    <w:between w:val="nil"/>
                  </w:pBdr>
                  <w:spacing w:after="0" w:line="276" w:lineRule="auto"/>
                  <w:jc w:val="left"/>
                </w:pPr>
                <w:r>
                  <w:t>Chọn huỷ hợp đồng</w:t>
                </w:r>
              </w:p>
              <w:p w14:paraId="6D8DC2C4" w14:textId="77777777" w:rsidR="005E204F" w:rsidRDefault="00000000">
                <w:pPr>
                  <w:numPr>
                    <w:ilvl w:val="0"/>
                    <w:numId w:val="26"/>
                  </w:numPr>
                  <w:pBdr>
                    <w:top w:val="nil"/>
                    <w:left w:val="nil"/>
                    <w:bottom w:val="nil"/>
                    <w:right w:val="nil"/>
                    <w:between w:val="nil"/>
                  </w:pBdr>
                  <w:spacing w:after="0" w:line="276" w:lineRule="auto"/>
                  <w:jc w:val="left"/>
                </w:pPr>
                <w:r>
                  <w:t>Gửi thông tin huỷ hợp đồng đến chủ trọ</w:t>
                </w:r>
              </w:p>
            </w:tc>
          </w:tr>
          <w:tr w:rsidR="005E204F" w14:paraId="167A34E9"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9BB6F3A"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6A6C257" w14:textId="77777777" w:rsidR="005E204F" w:rsidRDefault="00000000">
                <w:pPr>
                  <w:spacing w:before="240" w:after="0" w:line="276" w:lineRule="auto"/>
                  <w:jc w:val="left"/>
                </w:pPr>
                <w:r>
                  <w:t xml:space="preserve">  N/A</w:t>
                </w:r>
              </w:p>
            </w:tc>
          </w:tr>
          <w:tr w:rsidR="005E204F" w14:paraId="4442A121"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94C960D"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A254E89" w14:textId="77777777" w:rsidR="005E204F" w:rsidRDefault="00000000">
                <w:pPr>
                  <w:spacing w:before="240" w:after="0" w:line="276" w:lineRule="auto"/>
                  <w:jc w:val="left"/>
                </w:pPr>
                <w:r>
                  <w:t>5a. Nếu gửi không thành công, hệ thống hiển thị thông báo “Huỷ hợp đồng không thành công” và kết thúc.</w:t>
                </w:r>
              </w:p>
            </w:tc>
          </w:tr>
          <w:tr w:rsidR="005E204F" w14:paraId="1312B4D2"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2C5424"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A4CB28" w14:textId="77777777" w:rsidR="005E204F" w:rsidRDefault="00000000">
                <w:pPr>
                  <w:pBdr>
                    <w:bottom w:val="none" w:sz="0" w:space="8" w:color="000000"/>
                  </w:pBdr>
                  <w:spacing w:after="0"/>
                  <w:ind w:left="80"/>
                  <w:jc w:val="left"/>
                </w:pPr>
                <w:r>
                  <w:t>N/A</w:t>
                </w:r>
              </w:p>
            </w:tc>
          </w:tr>
          <w:tr w:rsidR="005E204F" w14:paraId="5DB3BC45"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AF965C"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28187F" w14:textId="77777777" w:rsidR="005E204F" w:rsidRDefault="00000000">
                <w:pPr>
                  <w:pBdr>
                    <w:bottom w:val="none" w:sz="0" w:space="8" w:color="000000"/>
                  </w:pBdr>
                  <w:spacing w:after="0"/>
                  <w:ind w:left="80"/>
                  <w:jc w:val="left"/>
                </w:pPr>
                <w:r>
                  <w:t>N/A</w:t>
                </w:r>
              </w:p>
              <w:p w14:paraId="03408826" w14:textId="77777777" w:rsidR="005E204F" w:rsidRDefault="00000000">
                <w:pPr>
                  <w:pBdr>
                    <w:bottom w:val="none" w:sz="0" w:space="8" w:color="000000"/>
                  </w:pBdr>
                  <w:spacing w:after="0"/>
                  <w:ind w:left="80"/>
                  <w:jc w:val="left"/>
                </w:pPr>
              </w:p>
            </w:tc>
          </w:tr>
        </w:tbl>
      </w:sdtContent>
    </w:sdt>
    <w:p w14:paraId="534A9230" w14:textId="77777777" w:rsidR="005E204F" w:rsidRDefault="005E204F">
      <w:pPr>
        <w:spacing w:after="0" w:line="276" w:lineRule="auto"/>
        <w:jc w:val="left"/>
      </w:pPr>
    </w:p>
    <w:p w14:paraId="6ED7143A" w14:textId="77777777" w:rsidR="005E204F" w:rsidRDefault="00000000">
      <w:pPr>
        <w:spacing w:after="0" w:line="276" w:lineRule="auto"/>
        <w:jc w:val="left"/>
      </w:pPr>
      <w:r>
        <w:lastRenderedPageBreak/>
        <w:t>Activity diagram:</w:t>
      </w:r>
    </w:p>
    <w:p w14:paraId="4C2FD846" w14:textId="77777777" w:rsidR="005E204F" w:rsidRDefault="005E204F">
      <w:pPr>
        <w:spacing w:after="0" w:line="276" w:lineRule="auto"/>
        <w:jc w:val="left"/>
      </w:pPr>
    </w:p>
    <w:p w14:paraId="6288E226" w14:textId="77777777" w:rsidR="005E204F" w:rsidRDefault="00000000">
      <w:pPr>
        <w:spacing w:after="0" w:line="276" w:lineRule="auto"/>
        <w:jc w:val="left"/>
        <w:rPr>
          <w:b/>
        </w:rPr>
      </w:pPr>
      <w:r>
        <w:rPr>
          <w:b/>
          <w:noProof/>
        </w:rPr>
        <w:drawing>
          <wp:inline distT="114300" distB="114300" distL="114300" distR="114300" wp14:anchorId="0C28CF45" wp14:editId="14A44FFA">
            <wp:extent cx="5943600" cy="7188200"/>
            <wp:effectExtent l="0" t="0" r="0" b="0"/>
            <wp:docPr id="4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1"/>
                    <a:srcRect/>
                    <a:stretch>
                      <a:fillRect/>
                    </a:stretch>
                  </pic:blipFill>
                  <pic:spPr>
                    <a:xfrm>
                      <a:off x="0" y="0"/>
                      <a:ext cx="5943600" cy="7188200"/>
                    </a:xfrm>
                    <a:prstGeom prst="rect">
                      <a:avLst/>
                    </a:prstGeom>
                    <a:ln/>
                  </pic:spPr>
                </pic:pic>
              </a:graphicData>
            </a:graphic>
          </wp:inline>
        </w:drawing>
      </w:r>
    </w:p>
    <w:p w14:paraId="3858BB26" w14:textId="77777777" w:rsidR="005E204F" w:rsidRDefault="00000000">
      <w:pPr>
        <w:numPr>
          <w:ilvl w:val="1"/>
          <w:numId w:val="14"/>
        </w:numPr>
        <w:rPr>
          <w:b/>
        </w:rPr>
      </w:pPr>
      <w:bookmarkStart w:id="14" w:name="_heading=h.35nkun2" w:colFirst="0" w:colLast="0"/>
      <w:bookmarkEnd w:id="14"/>
      <w:r>
        <w:rPr>
          <w:b/>
        </w:rPr>
        <w:t>Use case Quản lý thông tin khách thuê</w:t>
      </w:r>
    </w:p>
    <w:p w14:paraId="3F10777F" w14:textId="77777777" w:rsidR="005E204F" w:rsidRDefault="00000000">
      <w:pPr>
        <w:pStyle w:val="Heading3"/>
        <w:keepNext/>
        <w:spacing w:before="120" w:after="60" w:line="360" w:lineRule="auto"/>
        <w:ind w:firstLine="720"/>
        <w:jc w:val="left"/>
        <w:rPr>
          <w:b/>
        </w:rPr>
      </w:pPr>
      <w:bookmarkStart w:id="15" w:name="_heading=h.1ksv4uv" w:colFirst="0" w:colLast="0"/>
      <w:bookmarkEnd w:id="15"/>
      <w:r>
        <w:rPr>
          <w:b/>
        </w:rPr>
        <w:lastRenderedPageBreak/>
        <w:t>2.3.1 Chi tiết use case thêm thông tin khách thuê</w:t>
      </w:r>
    </w:p>
    <w:p w14:paraId="75C5230B" w14:textId="77777777" w:rsidR="005E204F" w:rsidRDefault="005E204F"/>
    <w:sdt>
      <w:sdtPr>
        <w:tag w:val="goog_rdk_7"/>
        <w:id w:val="689111100"/>
        <w:lock w:val="contentLocked"/>
      </w:sdtPr>
      <w:sdtContent>
        <w:tbl>
          <w:tblPr>
            <w:tblStyle w:val="a8"/>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46E05CC7"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DE4A05"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38CA6062" w14:textId="77777777" w:rsidR="005E204F" w:rsidRDefault="00000000">
                <w:pPr>
                  <w:spacing w:before="240" w:after="0" w:line="276" w:lineRule="auto"/>
                  <w:jc w:val="left"/>
                </w:pPr>
                <w:r>
                  <w:t>3.1</w:t>
                </w:r>
              </w:p>
            </w:tc>
          </w:tr>
          <w:tr w:rsidR="005E204F" w14:paraId="11B1A08B"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8541B95"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DB2DC13" w14:textId="77777777" w:rsidR="005E204F" w:rsidRDefault="00000000">
                <w:pPr>
                  <w:spacing w:before="240" w:after="0" w:line="276" w:lineRule="auto"/>
                  <w:jc w:val="left"/>
                </w:pPr>
                <w:r>
                  <w:t>Thêm thông tin khách thuê</w:t>
                </w:r>
              </w:p>
            </w:tc>
          </w:tr>
          <w:tr w:rsidR="005E204F" w14:paraId="006B4A2F"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668AD97"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8D8636E" w14:textId="77777777" w:rsidR="005E204F" w:rsidRDefault="00000000">
                <w:pPr>
                  <w:spacing w:before="100" w:after="0" w:line="276" w:lineRule="auto"/>
                </w:pPr>
                <w:r>
                  <w:t>Là chủ trọ, tôi muốn thêm thông tin khách thuê.</w:t>
                </w:r>
              </w:p>
            </w:tc>
          </w:tr>
          <w:tr w:rsidR="005E204F" w14:paraId="21CDF803"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F098AAC"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C19B8A9" w14:textId="77777777" w:rsidR="005E204F" w:rsidRDefault="00000000">
                <w:pPr>
                  <w:spacing w:before="240" w:after="0" w:line="276" w:lineRule="auto"/>
                  <w:jc w:val="left"/>
                </w:pPr>
                <w:r>
                  <w:t>Chủ trọ.</w:t>
                </w:r>
              </w:p>
            </w:tc>
          </w:tr>
          <w:tr w:rsidR="005E204F" w14:paraId="0DA0EA1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B0474B"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6ABF349" w14:textId="77777777" w:rsidR="005E204F" w:rsidRDefault="00000000">
                <w:pPr>
                  <w:spacing w:before="240" w:after="0" w:line="276" w:lineRule="auto"/>
                  <w:jc w:val="left"/>
                </w:pPr>
                <w:r>
                  <w:t>High</w:t>
                </w:r>
              </w:p>
            </w:tc>
          </w:tr>
          <w:tr w:rsidR="005E204F" w14:paraId="4E82483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1418BDC"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7A9F5B66" w14:textId="77777777" w:rsidR="005E204F" w:rsidRDefault="00000000">
                <w:pPr>
                  <w:spacing w:before="240" w:after="0" w:line="276" w:lineRule="auto"/>
                  <w:jc w:val="left"/>
                </w:pPr>
                <w:r>
                  <w:t>Chủ trọ chọn mở thêm thông tin khách thuê.</w:t>
                </w:r>
              </w:p>
            </w:tc>
          </w:tr>
          <w:tr w:rsidR="005E204F" w14:paraId="368DE364"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198965"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9B8EDF7" w14:textId="77777777" w:rsidR="005E204F" w:rsidRDefault="00000000">
                <w:pPr>
                  <w:spacing w:before="240" w:after="0" w:line="276" w:lineRule="auto"/>
                  <w:jc w:val="left"/>
                </w:pPr>
                <w:r>
                  <w:t>N/A</w:t>
                </w:r>
              </w:p>
            </w:tc>
          </w:tr>
          <w:tr w:rsidR="005E204F" w14:paraId="159AE89F"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C5931D1"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4D90B80" w14:textId="77777777" w:rsidR="005E204F" w:rsidRDefault="00000000">
                <w:pPr>
                  <w:spacing w:before="240" w:after="0" w:line="276" w:lineRule="auto"/>
                  <w:jc w:val="left"/>
                </w:pPr>
                <w:r>
                  <w:t>Thông tin khách thuê được lưu lại</w:t>
                </w:r>
              </w:p>
            </w:tc>
          </w:tr>
          <w:tr w:rsidR="005E204F" w14:paraId="11F911A5"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DADB4C"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11BF403" w14:textId="77777777" w:rsidR="005E204F" w:rsidRDefault="00000000">
                <w:pPr>
                  <w:numPr>
                    <w:ilvl w:val="0"/>
                    <w:numId w:val="5"/>
                  </w:numPr>
                  <w:spacing w:after="0" w:line="276" w:lineRule="auto"/>
                  <w:jc w:val="left"/>
                </w:pPr>
                <w:r>
                  <w:t>Chọn chức năng “Quản lý thông tin khách thuê”</w:t>
                </w:r>
              </w:p>
              <w:p w14:paraId="386CE53E" w14:textId="77777777" w:rsidR="005E204F" w:rsidRDefault="00000000">
                <w:pPr>
                  <w:numPr>
                    <w:ilvl w:val="0"/>
                    <w:numId w:val="5"/>
                  </w:numPr>
                  <w:spacing w:after="0" w:line="276" w:lineRule="auto"/>
                  <w:jc w:val="left"/>
                </w:pPr>
                <w:r>
                  <w:t>Hiển thị các mục: Thêm, xóa, sửa, xem thông tin khách thuê</w:t>
                </w:r>
              </w:p>
              <w:p w14:paraId="44A3404F" w14:textId="77777777" w:rsidR="005E204F" w:rsidRDefault="00000000">
                <w:pPr>
                  <w:numPr>
                    <w:ilvl w:val="0"/>
                    <w:numId w:val="5"/>
                  </w:numPr>
                  <w:spacing w:after="0" w:line="276" w:lineRule="auto"/>
                  <w:jc w:val="left"/>
                </w:pPr>
                <w:r>
                  <w:t>Chọn mục “Thêm thông tin khách thuê”</w:t>
                </w:r>
              </w:p>
              <w:p w14:paraId="45E6E6CC" w14:textId="77777777" w:rsidR="005E204F" w:rsidRDefault="00000000">
                <w:pPr>
                  <w:numPr>
                    <w:ilvl w:val="0"/>
                    <w:numId w:val="5"/>
                  </w:numPr>
                  <w:spacing w:after="0" w:line="276" w:lineRule="auto"/>
                  <w:jc w:val="left"/>
                </w:pPr>
                <w:r>
                  <w:t>Hiển thị danh sách các phòng</w:t>
                </w:r>
              </w:p>
              <w:p w14:paraId="4631009E" w14:textId="77777777" w:rsidR="005E204F" w:rsidRDefault="00000000">
                <w:pPr>
                  <w:numPr>
                    <w:ilvl w:val="0"/>
                    <w:numId w:val="5"/>
                  </w:numPr>
                  <w:spacing w:after="0" w:line="276" w:lineRule="auto"/>
                  <w:jc w:val="left"/>
                </w:pPr>
                <w:r>
                  <w:t>Chọn phòng</w:t>
                </w:r>
              </w:p>
              <w:p w14:paraId="60F18570" w14:textId="77777777" w:rsidR="005E204F" w:rsidRDefault="00000000">
                <w:pPr>
                  <w:numPr>
                    <w:ilvl w:val="0"/>
                    <w:numId w:val="5"/>
                  </w:numPr>
                  <w:spacing w:after="0" w:line="276" w:lineRule="auto"/>
                  <w:ind w:right="140"/>
                  <w:jc w:val="left"/>
                </w:pPr>
                <w:r>
                  <w:t>Hiển thị các mục cần nhập: Họ và tên, số điện thoại, giới tính, quê quán, nghề nghiệp, ngày tháng năm sinh, CCCD, biển số xe.</w:t>
                </w:r>
                <w:r>
                  <w:rPr>
                    <w:shd w:val="clear" w:color="auto" w:fill="FBFBFB"/>
                  </w:rPr>
                  <w:t xml:space="preserve"> </w:t>
                </w:r>
              </w:p>
              <w:p w14:paraId="2C9903F0" w14:textId="77777777" w:rsidR="005E204F" w:rsidRDefault="00000000">
                <w:pPr>
                  <w:numPr>
                    <w:ilvl w:val="0"/>
                    <w:numId w:val="5"/>
                  </w:numPr>
                  <w:spacing w:after="0" w:line="276" w:lineRule="auto"/>
                  <w:jc w:val="left"/>
                </w:pPr>
                <w:r>
                  <w:t>Nhập thông tin</w:t>
                </w:r>
              </w:p>
              <w:p w14:paraId="0538D765" w14:textId="77777777" w:rsidR="005E204F" w:rsidRDefault="00000000">
                <w:pPr>
                  <w:numPr>
                    <w:ilvl w:val="0"/>
                    <w:numId w:val="5"/>
                  </w:numPr>
                  <w:spacing w:after="0" w:line="276" w:lineRule="auto"/>
                  <w:jc w:val="left"/>
                </w:pPr>
                <w:r>
                  <w:t>Chọn lưu thông tin</w:t>
                </w:r>
              </w:p>
              <w:p w14:paraId="70AC02EC" w14:textId="77777777" w:rsidR="005E204F" w:rsidRDefault="00000000">
                <w:pPr>
                  <w:numPr>
                    <w:ilvl w:val="0"/>
                    <w:numId w:val="5"/>
                  </w:numPr>
                  <w:spacing w:after="0" w:line="276" w:lineRule="auto"/>
                  <w:jc w:val="left"/>
                </w:pPr>
                <w:r>
                  <w:t>Lưu lại thông tin</w:t>
                </w:r>
              </w:p>
            </w:tc>
          </w:tr>
          <w:tr w:rsidR="005E204F" w14:paraId="1ECA4C26"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B26AECD"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60CA95E" w14:textId="77777777" w:rsidR="005E204F" w:rsidRDefault="00000000">
                <w:pPr>
                  <w:spacing w:before="240" w:after="0" w:line="276" w:lineRule="auto"/>
                  <w:jc w:val="left"/>
                </w:pPr>
                <w:r>
                  <w:t xml:space="preserve">  N/A</w:t>
                </w:r>
              </w:p>
            </w:tc>
          </w:tr>
          <w:tr w:rsidR="005E204F" w14:paraId="65E0949D"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1D80ED7"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8BE416B" w14:textId="77777777" w:rsidR="005E204F" w:rsidRDefault="00000000">
                <w:pPr>
                  <w:spacing w:before="240" w:after="0" w:line="276" w:lineRule="auto"/>
                  <w:jc w:val="left"/>
                </w:pPr>
                <w:r>
                  <w:t>9a. Nếu lưu không thành công, hệ thống hiển thị thông báo “Lưu không thành công” và kết thúc.</w:t>
                </w:r>
              </w:p>
            </w:tc>
          </w:tr>
          <w:tr w:rsidR="005E204F" w14:paraId="1A8352BB"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3B236B4"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6E99845" w14:textId="77777777" w:rsidR="005E204F" w:rsidRDefault="00000000">
                <w:pPr>
                  <w:pBdr>
                    <w:bottom w:val="none" w:sz="0" w:space="8" w:color="000000"/>
                  </w:pBdr>
                  <w:spacing w:after="0"/>
                  <w:ind w:left="80"/>
                  <w:jc w:val="left"/>
                </w:pPr>
                <w:r>
                  <w:t>N/A</w:t>
                </w:r>
              </w:p>
            </w:tc>
          </w:tr>
          <w:tr w:rsidR="005E204F" w14:paraId="4BD946E2"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09843C" w14:textId="77777777" w:rsidR="005E204F" w:rsidRDefault="00000000">
                <w:pPr>
                  <w:pBdr>
                    <w:bottom w:val="none" w:sz="0" w:space="8" w:color="000000"/>
                  </w:pBdr>
                  <w:spacing w:after="0"/>
                  <w:ind w:left="80"/>
                  <w:jc w:val="left"/>
                </w:pPr>
                <w:r>
                  <w:lastRenderedPageBreak/>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22C364" w14:textId="77777777" w:rsidR="005E204F" w:rsidRDefault="00000000">
                <w:pPr>
                  <w:pBdr>
                    <w:bottom w:val="none" w:sz="0" w:space="8" w:color="000000"/>
                  </w:pBdr>
                  <w:spacing w:after="0"/>
                  <w:ind w:left="80"/>
                  <w:jc w:val="left"/>
                </w:pPr>
                <w:r>
                  <w:t>N/A</w:t>
                </w:r>
              </w:p>
              <w:p w14:paraId="0BAECC1E" w14:textId="77777777" w:rsidR="005E204F" w:rsidRDefault="00000000">
                <w:pPr>
                  <w:pBdr>
                    <w:bottom w:val="none" w:sz="0" w:space="8" w:color="000000"/>
                  </w:pBdr>
                  <w:spacing w:after="0"/>
                  <w:ind w:left="80"/>
                  <w:jc w:val="left"/>
                </w:pPr>
              </w:p>
            </w:tc>
          </w:tr>
        </w:tbl>
      </w:sdtContent>
    </w:sdt>
    <w:p w14:paraId="6981177A" w14:textId="77777777" w:rsidR="005E204F" w:rsidRDefault="005E204F">
      <w:pPr>
        <w:spacing w:after="0" w:line="276" w:lineRule="auto"/>
        <w:jc w:val="left"/>
      </w:pPr>
    </w:p>
    <w:p w14:paraId="186E992F" w14:textId="77777777" w:rsidR="005E204F" w:rsidRDefault="00000000">
      <w:pPr>
        <w:spacing w:after="0" w:line="276" w:lineRule="auto"/>
        <w:jc w:val="left"/>
      </w:pPr>
      <w:r>
        <w:t>Activity diagram:</w:t>
      </w:r>
    </w:p>
    <w:p w14:paraId="65F76F32" w14:textId="77777777" w:rsidR="005E204F" w:rsidRDefault="00000000">
      <w:pPr>
        <w:spacing w:after="0" w:line="276" w:lineRule="auto"/>
        <w:jc w:val="left"/>
      </w:pPr>
      <w:r>
        <w:rPr>
          <w:noProof/>
        </w:rPr>
        <w:drawing>
          <wp:inline distT="114300" distB="114300" distL="114300" distR="114300" wp14:anchorId="7E9CEF5A" wp14:editId="65973F1D">
            <wp:extent cx="5943600" cy="6413500"/>
            <wp:effectExtent l="0" t="0" r="0" b="0"/>
            <wp:docPr id="5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2"/>
                    <a:srcRect/>
                    <a:stretch>
                      <a:fillRect/>
                    </a:stretch>
                  </pic:blipFill>
                  <pic:spPr>
                    <a:xfrm>
                      <a:off x="0" y="0"/>
                      <a:ext cx="5943600" cy="6413500"/>
                    </a:xfrm>
                    <a:prstGeom prst="rect">
                      <a:avLst/>
                    </a:prstGeom>
                    <a:ln/>
                  </pic:spPr>
                </pic:pic>
              </a:graphicData>
            </a:graphic>
          </wp:inline>
        </w:drawing>
      </w:r>
    </w:p>
    <w:p w14:paraId="6071CA2C" w14:textId="77777777" w:rsidR="005E204F" w:rsidRDefault="00000000">
      <w:pPr>
        <w:pStyle w:val="Heading3"/>
        <w:keepNext/>
        <w:spacing w:before="120" w:after="60" w:line="360" w:lineRule="auto"/>
        <w:ind w:firstLine="720"/>
        <w:jc w:val="left"/>
        <w:rPr>
          <w:b/>
        </w:rPr>
      </w:pPr>
      <w:bookmarkStart w:id="16" w:name="_heading=h.44sinio" w:colFirst="0" w:colLast="0"/>
      <w:bookmarkEnd w:id="16"/>
      <w:r>
        <w:rPr>
          <w:b/>
        </w:rPr>
        <w:t>2.3.2 Chi tiết use case xóa thông tin khách thuê</w:t>
      </w:r>
    </w:p>
    <w:p w14:paraId="0865E13D" w14:textId="77777777" w:rsidR="005E204F" w:rsidRDefault="005E204F"/>
    <w:sdt>
      <w:sdtPr>
        <w:tag w:val="goog_rdk_8"/>
        <w:id w:val="1291794658"/>
        <w:lock w:val="contentLocked"/>
      </w:sdtPr>
      <w:sdtContent>
        <w:tbl>
          <w:tblPr>
            <w:tblStyle w:val="a9"/>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56EC4B04"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77EA02D"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5FD3AEF8" w14:textId="77777777" w:rsidR="005E204F" w:rsidRDefault="00000000">
                <w:pPr>
                  <w:spacing w:before="240" w:after="0" w:line="276" w:lineRule="auto"/>
                  <w:jc w:val="left"/>
                </w:pPr>
                <w:r>
                  <w:t>3.2</w:t>
                </w:r>
              </w:p>
            </w:tc>
          </w:tr>
          <w:tr w:rsidR="005E204F" w14:paraId="7A01837F"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206BA03"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71ACB9A" w14:textId="77777777" w:rsidR="005E204F" w:rsidRDefault="00000000">
                <w:pPr>
                  <w:spacing w:before="240" w:after="0" w:line="276" w:lineRule="auto"/>
                  <w:jc w:val="left"/>
                </w:pPr>
                <w:r>
                  <w:t>Xóa thông tin khách thuê</w:t>
                </w:r>
              </w:p>
            </w:tc>
          </w:tr>
          <w:tr w:rsidR="005E204F" w14:paraId="439FE3AC"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71E93F4"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B1EB202" w14:textId="77777777" w:rsidR="005E204F" w:rsidRDefault="00000000">
                <w:pPr>
                  <w:spacing w:before="100" w:after="0" w:line="276" w:lineRule="auto"/>
                </w:pPr>
                <w:r>
                  <w:t>Là chủ trọ, tôi muốn xóa thông tin khách thuê.</w:t>
                </w:r>
              </w:p>
            </w:tc>
          </w:tr>
          <w:tr w:rsidR="005E204F" w14:paraId="7FC47A22"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EE1B5E"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49CD5D7" w14:textId="77777777" w:rsidR="005E204F" w:rsidRDefault="00000000">
                <w:pPr>
                  <w:spacing w:before="240" w:after="0" w:line="276" w:lineRule="auto"/>
                  <w:jc w:val="left"/>
                </w:pPr>
                <w:r>
                  <w:t>Chủ trọ</w:t>
                </w:r>
              </w:p>
            </w:tc>
          </w:tr>
          <w:tr w:rsidR="005E204F" w14:paraId="20EA5D8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F8E732C"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6E52C8A" w14:textId="77777777" w:rsidR="005E204F" w:rsidRDefault="00000000">
                <w:pPr>
                  <w:spacing w:before="240" w:after="0" w:line="276" w:lineRule="auto"/>
                  <w:jc w:val="left"/>
                </w:pPr>
                <w:r>
                  <w:t>High</w:t>
                </w:r>
              </w:p>
            </w:tc>
          </w:tr>
          <w:tr w:rsidR="005E204F" w14:paraId="082A9F73"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A131B79"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A11CE78" w14:textId="77777777" w:rsidR="005E204F" w:rsidRDefault="00000000">
                <w:pPr>
                  <w:spacing w:before="240" w:after="0" w:line="276" w:lineRule="auto"/>
                  <w:jc w:val="left"/>
                </w:pPr>
                <w:r>
                  <w:t>Chủ trọ chọn mở xoá thông tin khách thuê.</w:t>
                </w:r>
              </w:p>
            </w:tc>
          </w:tr>
          <w:tr w:rsidR="005E204F" w14:paraId="45BC2C53"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633A7B0"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6B4EB85" w14:textId="77777777" w:rsidR="005E204F" w:rsidRDefault="00000000">
                <w:pPr>
                  <w:spacing w:before="240" w:after="0" w:line="276" w:lineRule="auto"/>
                  <w:jc w:val="left"/>
                </w:pPr>
                <w:r>
                  <w:t>Thông tin khách thuê đã được lưu trên hệ thống</w:t>
                </w:r>
              </w:p>
            </w:tc>
          </w:tr>
          <w:tr w:rsidR="005E204F" w14:paraId="3AFADD5F"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EFD5247"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74A5DBD" w14:textId="77777777" w:rsidR="005E204F" w:rsidRDefault="00000000">
                <w:pPr>
                  <w:spacing w:before="240" w:after="0" w:line="276" w:lineRule="auto"/>
                  <w:jc w:val="left"/>
                </w:pPr>
                <w:r>
                  <w:t>Thông tin khách thuê đã được xoá</w:t>
                </w:r>
              </w:p>
            </w:tc>
          </w:tr>
          <w:tr w:rsidR="005E204F" w14:paraId="49395074"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50B6AD1"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20D9D94" w14:textId="77777777" w:rsidR="005E204F" w:rsidRDefault="00000000">
                <w:pPr>
                  <w:numPr>
                    <w:ilvl w:val="0"/>
                    <w:numId w:val="7"/>
                  </w:numPr>
                  <w:spacing w:after="0" w:line="276" w:lineRule="auto"/>
                  <w:jc w:val="left"/>
                </w:pPr>
                <w:r>
                  <w:t>Chọn chức năng “Quản lý thông tin khách thuê”</w:t>
                </w:r>
              </w:p>
              <w:p w14:paraId="3F6325CF" w14:textId="77777777" w:rsidR="005E204F" w:rsidRDefault="00000000">
                <w:pPr>
                  <w:numPr>
                    <w:ilvl w:val="0"/>
                    <w:numId w:val="7"/>
                  </w:numPr>
                  <w:spacing w:after="0" w:line="276" w:lineRule="auto"/>
                  <w:jc w:val="left"/>
                </w:pPr>
                <w:r>
                  <w:t>Hiển thị các mục: Thêm, xóa, sửa, xem thông tin khách thuê</w:t>
                </w:r>
              </w:p>
              <w:p w14:paraId="59AE5761" w14:textId="77777777" w:rsidR="005E204F" w:rsidRDefault="00000000">
                <w:pPr>
                  <w:numPr>
                    <w:ilvl w:val="0"/>
                    <w:numId w:val="7"/>
                  </w:numPr>
                  <w:spacing w:after="0" w:line="276" w:lineRule="auto"/>
                  <w:jc w:val="left"/>
                </w:pPr>
                <w:r>
                  <w:t>Chọn mục “Xóa thông tin khách thuê”</w:t>
                </w:r>
              </w:p>
              <w:p w14:paraId="105B14A2" w14:textId="77777777" w:rsidR="005E204F" w:rsidRDefault="00000000">
                <w:pPr>
                  <w:numPr>
                    <w:ilvl w:val="0"/>
                    <w:numId w:val="7"/>
                  </w:numPr>
                  <w:spacing w:after="0" w:line="276" w:lineRule="auto"/>
                  <w:jc w:val="left"/>
                </w:pPr>
                <w:r>
                  <w:t>Hiển thị danh sách các phòng</w:t>
                </w:r>
              </w:p>
              <w:p w14:paraId="11335003" w14:textId="77777777" w:rsidR="005E204F" w:rsidRDefault="00000000">
                <w:pPr>
                  <w:numPr>
                    <w:ilvl w:val="0"/>
                    <w:numId w:val="7"/>
                  </w:numPr>
                  <w:spacing w:after="0" w:line="276" w:lineRule="auto"/>
                  <w:jc w:val="left"/>
                </w:pPr>
                <w:r>
                  <w:t xml:space="preserve">Chọn phòng </w:t>
                </w:r>
              </w:p>
              <w:p w14:paraId="78914FAA" w14:textId="77777777" w:rsidR="005E204F" w:rsidRDefault="00000000">
                <w:pPr>
                  <w:numPr>
                    <w:ilvl w:val="0"/>
                    <w:numId w:val="7"/>
                  </w:numPr>
                  <w:spacing w:after="0" w:line="276" w:lineRule="auto"/>
                  <w:jc w:val="left"/>
                </w:pPr>
                <w:r>
                  <w:t>Hiển thị danh sách các thông tin khách thuê</w:t>
                </w:r>
              </w:p>
              <w:p w14:paraId="79AA1F05" w14:textId="77777777" w:rsidR="005E204F" w:rsidRDefault="00000000">
                <w:pPr>
                  <w:numPr>
                    <w:ilvl w:val="0"/>
                    <w:numId w:val="7"/>
                  </w:numPr>
                  <w:spacing w:after="0" w:line="276" w:lineRule="auto"/>
                  <w:jc w:val="left"/>
                </w:pPr>
                <w:r>
                  <w:t>Chọn thông tin khách thuê</w:t>
                </w:r>
              </w:p>
              <w:p w14:paraId="0E75032C" w14:textId="77777777" w:rsidR="005E204F" w:rsidRDefault="00000000">
                <w:pPr>
                  <w:numPr>
                    <w:ilvl w:val="0"/>
                    <w:numId w:val="7"/>
                  </w:numPr>
                  <w:spacing w:after="0" w:line="276" w:lineRule="auto"/>
                  <w:jc w:val="left"/>
                </w:pPr>
                <w:r>
                  <w:t>Chọn xoá</w:t>
                </w:r>
              </w:p>
              <w:p w14:paraId="3A07684E" w14:textId="77777777" w:rsidR="005E204F" w:rsidRDefault="00000000">
                <w:pPr>
                  <w:numPr>
                    <w:ilvl w:val="0"/>
                    <w:numId w:val="7"/>
                  </w:numPr>
                  <w:spacing w:after="0" w:line="276" w:lineRule="auto"/>
                  <w:jc w:val="left"/>
                </w:pPr>
                <w:r>
                  <w:t>Lưu thông tin</w:t>
                </w:r>
              </w:p>
            </w:tc>
          </w:tr>
          <w:tr w:rsidR="005E204F" w14:paraId="17BAC9D1"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6D03CFF"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DC0C7B8" w14:textId="77777777" w:rsidR="005E204F" w:rsidRDefault="00000000">
                <w:pPr>
                  <w:spacing w:before="240" w:after="0" w:line="276" w:lineRule="auto"/>
                  <w:jc w:val="left"/>
                </w:pPr>
                <w:r>
                  <w:t xml:space="preserve">  N/A</w:t>
                </w:r>
              </w:p>
            </w:tc>
          </w:tr>
          <w:tr w:rsidR="005E204F" w14:paraId="51FAC4FA"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3DD2705"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62EF1B1" w14:textId="77777777" w:rsidR="005E204F" w:rsidRDefault="00000000">
                <w:pPr>
                  <w:spacing w:before="240" w:after="0" w:line="276" w:lineRule="auto"/>
                  <w:jc w:val="left"/>
                </w:pPr>
                <w:r>
                  <w:t>9a. Nếu lưu không thành công, hệ thống hiển thị thông báo “Lưu không thành công” và kết thúc.</w:t>
                </w:r>
              </w:p>
            </w:tc>
          </w:tr>
          <w:tr w:rsidR="005E204F" w14:paraId="363C109F"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639512"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5A9CBF" w14:textId="77777777" w:rsidR="005E204F" w:rsidRDefault="00000000">
                <w:pPr>
                  <w:pBdr>
                    <w:bottom w:val="none" w:sz="0" w:space="8" w:color="000000"/>
                  </w:pBdr>
                  <w:spacing w:after="0"/>
                  <w:ind w:left="80"/>
                  <w:jc w:val="left"/>
                </w:pPr>
                <w:r>
                  <w:t>N/A</w:t>
                </w:r>
              </w:p>
            </w:tc>
          </w:tr>
          <w:tr w:rsidR="005E204F" w14:paraId="2FE1AE94"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56774F"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2BD97B" w14:textId="77777777" w:rsidR="005E204F" w:rsidRDefault="00000000">
                <w:pPr>
                  <w:pBdr>
                    <w:bottom w:val="none" w:sz="0" w:space="8" w:color="000000"/>
                  </w:pBdr>
                  <w:spacing w:after="0"/>
                  <w:ind w:left="80"/>
                  <w:jc w:val="left"/>
                </w:pPr>
                <w:r>
                  <w:t>N/A</w:t>
                </w:r>
              </w:p>
              <w:p w14:paraId="3E431DF9" w14:textId="77777777" w:rsidR="005E204F" w:rsidRDefault="00000000">
                <w:pPr>
                  <w:pBdr>
                    <w:bottom w:val="none" w:sz="0" w:space="8" w:color="000000"/>
                  </w:pBdr>
                  <w:spacing w:after="0"/>
                  <w:ind w:left="80"/>
                  <w:jc w:val="left"/>
                </w:pPr>
              </w:p>
            </w:tc>
          </w:tr>
        </w:tbl>
      </w:sdtContent>
    </w:sdt>
    <w:p w14:paraId="7FF3246D" w14:textId="77777777" w:rsidR="005E204F" w:rsidRDefault="00000000">
      <w:pPr>
        <w:spacing w:after="0" w:line="276" w:lineRule="auto"/>
        <w:jc w:val="left"/>
      </w:pPr>
      <w:r>
        <w:t>Activity diagram:</w:t>
      </w:r>
    </w:p>
    <w:p w14:paraId="2DC9606F" w14:textId="77777777" w:rsidR="005E204F" w:rsidRDefault="00000000">
      <w:pPr>
        <w:spacing w:after="0" w:line="276" w:lineRule="auto"/>
        <w:jc w:val="left"/>
      </w:pPr>
      <w:r>
        <w:rPr>
          <w:noProof/>
        </w:rPr>
        <w:lastRenderedPageBreak/>
        <w:drawing>
          <wp:inline distT="114300" distB="114300" distL="114300" distR="114300" wp14:anchorId="765D1944" wp14:editId="6C9F4ED2">
            <wp:extent cx="5943600" cy="6731000"/>
            <wp:effectExtent l="0" t="0" r="0" b="0"/>
            <wp:docPr id="5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3"/>
                    <a:srcRect/>
                    <a:stretch>
                      <a:fillRect/>
                    </a:stretch>
                  </pic:blipFill>
                  <pic:spPr>
                    <a:xfrm>
                      <a:off x="0" y="0"/>
                      <a:ext cx="5943600" cy="6731000"/>
                    </a:xfrm>
                    <a:prstGeom prst="rect">
                      <a:avLst/>
                    </a:prstGeom>
                    <a:ln/>
                  </pic:spPr>
                </pic:pic>
              </a:graphicData>
            </a:graphic>
          </wp:inline>
        </w:drawing>
      </w:r>
    </w:p>
    <w:p w14:paraId="21855F76" w14:textId="77777777" w:rsidR="005E204F" w:rsidRDefault="00000000">
      <w:pPr>
        <w:pStyle w:val="Heading3"/>
        <w:keepNext/>
        <w:spacing w:before="120" w:after="60" w:line="360" w:lineRule="auto"/>
        <w:ind w:firstLine="720"/>
        <w:jc w:val="left"/>
        <w:rPr>
          <w:b/>
        </w:rPr>
      </w:pPr>
      <w:bookmarkStart w:id="17" w:name="_heading=h.2jxsxqh" w:colFirst="0" w:colLast="0"/>
      <w:bookmarkEnd w:id="17"/>
      <w:r>
        <w:rPr>
          <w:b/>
        </w:rPr>
        <w:t>2.3.3 Chi tiết use case chỉnh sửa thông tin khách thuê</w:t>
      </w:r>
    </w:p>
    <w:sdt>
      <w:sdtPr>
        <w:tag w:val="goog_rdk_9"/>
        <w:id w:val="-1810541186"/>
        <w:lock w:val="contentLocked"/>
      </w:sdtPr>
      <w:sdtContent>
        <w:tbl>
          <w:tblPr>
            <w:tblStyle w:val="aa"/>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2D84A158"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AC033E"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26051F0B" w14:textId="77777777" w:rsidR="005E204F" w:rsidRDefault="00000000">
                <w:pPr>
                  <w:spacing w:before="240" w:after="0" w:line="276" w:lineRule="auto"/>
                  <w:jc w:val="left"/>
                </w:pPr>
                <w:r>
                  <w:t>3.3</w:t>
                </w:r>
              </w:p>
            </w:tc>
          </w:tr>
          <w:tr w:rsidR="005E204F" w14:paraId="4E1E2F25"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42E7739"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5A09FC6" w14:textId="77777777" w:rsidR="005E204F" w:rsidRDefault="00000000">
                <w:pPr>
                  <w:spacing w:before="240" w:after="0" w:line="276" w:lineRule="auto"/>
                  <w:jc w:val="left"/>
                </w:pPr>
                <w:r>
                  <w:t>Chỉnh sửa thông tin khách thuê</w:t>
                </w:r>
              </w:p>
            </w:tc>
          </w:tr>
          <w:tr w:rsidR="005E204F" w14:paraId="540A6A2D"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036B77" w14:textId="77777777" w:rsidR="005E204F" w:rsidRDefault="00000000">
                <w:pPr>
                  <w:spacing w:before="240" w:after="0" w:line="276" w:lineRule="auto"/>
                  <w:jc w:val="left"/>
                </w:pPr>
                <w:r>
                  <w:lastRenderedPageBreak/>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93EA9F1" w14:textId="77777777" w:rsidR="005E204F" w:rsidRDefault="00000000">
                <w:pPr>
                  <w:spacing w:before="100" w:after="0" w:line="276" w:lineRule="auto"/>
                </w:pPr>
                <w:r>
                  <w:t>Là chủ trọ, tôi muốn chỉnh sửa thông tin khách thuê.</w:t>
                </w:r>
              </w:p>
            </w:tc>
          </w:tr>
          <w:tr w:rsidR="005E204F" w14:paraId="47D4CEDD"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E982235"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D650746" w14:textId="77777777" w:rsidR="005E204F" w:rsidRDefault="00000000">
                <w:pPr>
                  <w:spacing w:before="240" w:after="0" w:line="276" w:lineRule="auto"/>
                  <w:jc w:val="left"/>
                </w:pPr>
                <w:r>
                  <w:t>Chủ trọ</w:t>
                </w:r>
              </w:p>
            </w:tc>
          </w:tr>
          <w:tr w:rsidR="005E204F" w14:paraId="72C56A6E"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A10C43C"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045045F" w14:textId="77777777" w:rsidR="005E204F" w:rsidRDefault="00000000">
                <w:pPr>
                  <w:spacing w:before="240" w:after="0" w:line="276" w:lineRule="auto"/>
                  <w:jc w:val="left"/>
                </w:pPr>
                <w:r>
                  <w:t>High</w:t>
                </w:r>
              </w:p>
            </w:tc>
          </w:tr>
          <w:tr w:rsidR="005E204F" w14:paraId="2D77B026"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90E777"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440C7880" w14:textId="77777777" w:rsidR="005E204F" w:rsidRDefault="00000000">
                <w:pPr>
                  <w:spacing w:before="240" w:after="0" w:line="276" w:lineRule="auto"/>
                  <w:jc w:val="left"/>
                </w:pPr>
                <w:r>
                  <w:t>Chủ trọ chọn mở chỉnh sửa thông tin khách thuê.</w:t>
                </w:r>
              </w:p>
            </w:tc>
          </w:tr>
          <w:tr w:rsidR="005E204F" w14:paraId="22627016"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3AD7FFD"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213F31E" w14:textId="77777777" w:rsidR="005E204F" w:rsidRDefault="00000000">
                <w:pPr>
                  <w:spacing w:before="240" w:after="0" w:line="276" w:lineRule="auto"/>
                  <w:jc w:val="left"/>
                </w:pPr>
                <w:r>
                  <w:t>Thông tin khách thuê đã được lưu trên hệ thống</w:t>
                </w:r>
              </w:p>
            </w:tc>
          </w:tr>
          <w:tr w:rsidR="005E204F" w14:paraId="6215C155"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572B996"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D466ECF" w14:textId="77777777" w:rsidR="005E204F" w:rsidRDefault="00000000">
                <w:pPr>
                  <w:spacing w:before="240" w:after="0" w:line="276" w:lineRule="auto"/>
                  <w:jc w:val="left"/>
                </w:pPr>
                <w:r>
                  <w:t>Thông tin khách thuê đã được lưu</w:t>
                </w:r>
              </w:p>
            </w:tc>
          </w:tr>
          <w:tr w:rsidR="005E204F" w14:paraId="49617248"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A6B450"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1606A7B" w14:textId="77777777" w:rsidR="005E204F" w:rsidRDefault="00000000">
                <w:pPr>
                  <w:numPr>
                    <w:ilvl w:val="0"/>
                    <w:numId w:val="9"/>
                  </w:numPr>
                  <w:spacing w:after="0" w:line="276" w:lineRule="auto"/>
                  <w:jc w:val="left"/>
                </w:pPr>
                <w:r>
                  <w:t>Chọn chức năng “Quản lý thông tin khách thuê”</w:t>
                </w:r>
              </w:p>
              <w:p w14:paraId="7AE1CF9D" w14:textId="77777777" w:rsidR="005E204F" w:rsidRDefault="00000000">
                <w:pPr>
                  <w:numPr>
                    <w:ilvl w:val="0"/>
                    <w:numId w:val="9"/>
                  </w:numPr>
                  <w:spacing w:after="0" w:line="276" w:lineRule="auto"/>
                  <w:jc w:val="left"/>
                </w:pPr>
                <w:r>
                  <w:t>Hiển thị các mục: Thêm, sửa, xóa, xem thông tin khách thuê</w:t>
                </w:r>
              </w:p>
              <w:p w14:paraId="43E6BF8F" w14:textId="77777777" w:rsidR="005E204F" w:rsidRDefault="00000000">
                <w:pPr>
                  <w:numPr>
                    <w:ilvl w:val="0"/>
                    <w:numId w:val="9"/>
                  </w:numPr>
                  <w:spacing w:after="0" w:line="276" w:lineRule="auto"/>
                  <w:jc w:val="left"/>
                </w:pPr>
                <w:r>
                  <w:t>Chọn mục “Chỉnh sửa thông tin khách thuê”</w:t>
                </w:r>
              </w:p>
              <w:p w14:paraId="064F9ECE" w14:textId="77777777" w:rsidR="005E204F" w:rsidRDefault="00000000">
                <w:pPr>
                  <w:numPr>
                    <w:ilvl w:val="0"/>
                    <w:numId w:val="9"/>
                  </w:numPr>
                  <w:spacing w:after="0" w:line="276" w:lineRule="auto"/>
                  <w:jc w:val="left"/>
                </w:pPr>
                <w:r>
                  <w:t>Hiển thị danh sách các phòng</w:t>
                </w:r>
              </w:p>
              <w:p w14:paraId="378BEDBF" w14:textId="77777777" w:rsidR="005E204F" w:rsidRDefault="00000000">
                <w:pPr>
                  <w:numPr>
                    <w:ilvl w:val="0"/>
                    <w:numId w:val="9"/>
                  </w:numPr>
                  <w:spacing w:after="0" w:line="276" w:lineRule="auto"/>
                  <w:jc w:val="left"/>
                </w:pPr>
                <w:r>
                  <w:t xml:space="preserve">Chọn phòng </w:t>
                </w:r>
              </w:p>
              <w:p w14:paraId="0E2C98F9" w14:textId="77777777" w:rsidR="005E204F" w:rsidRDefault="00000000">
                <w:pPr>
                  <w:numPr>
                    <w:ilvl w:val="0"/>
                    <w:numId w:val="9"/>
                  </w:numPr>
                  <w:spacing w:after="0" w:line="276" w:lineRule="auto"/>
                  <w:jc w:val="left"/>
                </w:pPr>
                <w:r>
                  <w:t>Chọn thông tin khách thuê</w:t>
                </w:r>
              </w:p>
              <w:p w14:paraId="5FF5411A" w14:textId="77777777" w:rsidR="005E204F" w:rsidRDefault="00000000">
                <w:pPr>
                  <w:numPr>
                    <w:ilvl w:val="0"/>
                    <w:numId w:val="9"/>
                  </w:numPr>
                  <w:spacing w:after="0" w:line="276" w:lineRule="auto"/>
                  <w:ind w:right="140"/>
                  <w:jc w:val="left"/>
                </w:pPr>
                <w:r>
                  <w:t xml:space="preserve">Hiển thị các mục cần sửa: Họ và tên, số điện thoại, giới tính, quê quán, nghề nghiệp, ngày tháng năm sinh, CCCD, biển số xe. </w:t>
                </w:r>
              </w:p>
              <w:p w14:paraId="5ECF6892" w14:textId="77777777" w:rsidR="005E204F" w:rsidRDefault="00000000">
                <w:pPr>
                  <w:numPr>
                    <w:ilvl w:val="0"/>
                    <w:numId w:val="9"/>
                  </w:numPr>
                  <w:spacing w:after="0" w:line="276" w:lineRule="auto"/>
                  <w:ind w:right="140"/>
                  <w:jc w:val="left"/>
                </w:pPr>
                <w:r>
                  <w:t>Sửa thông tin</w:t>
                </w:r>
              </w:p>
              <w:p w14:paraId="55EB98FB" w14:textId="77777777" w:rsidR="005E204F" w:rsidRDefault="00000000">
                <w:pPr>
                  <w:numPr>
                    <w:ilvl w:val="0"/>
                    <w:numId w:val="9"/>
                  </w:numPr>
                  <w:spacing w:after="0" w:line="276" w:lineRule="auto"/>
                  <w:ind w:right="140"/>
                  <w:jc w:val="left"/>
                </w:pPr>
                <w:r>
                  <w:t>Chọn lưu thông tin</w:t>
                </w:r>
              </w:p>
              <w:p w14:paraId="4A58BD42" w14:textId="77777777" w:rsidR="005E204F" w:rsidRDefault="00000000">
                <w:pPr>
                  <w:numPr>
                    <w:ilvl w:val="0"/>
                    <w:numId w:val="9"/>
                  </w:numPr>
                  <w:spacing w:after="0" w:line="276" w:lineRule="auto"/>
                  <w:jc w:val="left"/>
                </w:pPr>
                <w:r>
                  <w:t>Lưu thông tin</w:t>
                </w:r>
              </w:p>
            </w:tc>
          </w:tr>
          <w:tr w:rsidR="005E204F" w14:paraId="604674B4"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A69FDD0"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F3ADD3F" w14:textId="77777777" w:rsidR="005E204F" w:rsidRDefault="00000000">
                <w:pPr>
                  <w:spacing w:before="240" w:after="0" w:line="276" w:lineRule="auto"/>
                  <w:jc w:val="left"/>
                </w:pPr>
                <w:r>
                  <w:t xml:space="preserve">  N/A</w:t>
                </w:r>
              </w:p>
            </w:tc>
          </w:tr>
          <w:tr w:rsidR="005E204F" w14:paraId="7FDBBA49"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9F80DC9"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C359D2F" w14:textId="77777777" w:rsidR="005E204F" w:rsidRDefault="00000000">
                <w:pPr>
                  <w:spacing w:before="240" w:after="0" w:line="276" w:lineRule="auto"/>
                  <w:jc w:val="left"/>
                </w:pPr>
                <w:r>
                  <w:t xml:space="preserve"> 9a. Nếu lưu không thành công, hệ thống hiển thị thông báo “Lưu không thành công” và kết thúc.</w:t>
                </w:r>
              </w:p>
            </w:tc>
          </w:tr>
          <w:tr w:rsidR="005E204F" w14:paraId="56D4B556"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8674C9"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3B1D02" w14:textId="77777777" w:rsidR="005E204F" w:rsidRDefault="00000000">
                <w:pPr>
                  <w:pBdr>
                    <w:bottom w:val="none" w:sz="0" w:space="8" w:color="000000"/>
                  </w:pBdr>
                  <w:spacing w:after="0"/>
                  <w:ind w:left="80"/>
                  <w:jc w:val="left"/>
                </w:pPr>
                <w:r>
                  <w:t>N/A</w:t>
                </w:r>
              </w:p>
            </w:tc>
          </w:tr>
          <w:tr w:rsidR="005E204F" w14:paraId="679BC27D"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3D7564"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CD4C4E" w14:textId="77777777" w:rsidR="005E204F" w:rsidRDefault="00000000">
                <w:pPr>
                  <w:pBdr>
                    <w:bottom w:val="none" w:sz="0" w:space="8" w:color="000000"/>
                  </w:pBdr>
                  <w:spacing w:after="0"/>
                  <w:ind w:left="80"/>
                  <w:jc w:val="left"/>
                </w:pPr>
                <w:r>
                  <w:t>N/A</w:t>
                </w:r>
              </w:p>
              <w:p w14:paraId="2FF5110C" w14:textId="77777777" w:rsidR="005E204F" w:rsidRDefault="00000000">
                <w:pPr>
                  <w:pBdr>
                    <w:bottom w:val="none" w:sz="0" w:space="8" w:color="000000"/>
                  </w:pBdr>
                  <w:spacing w:after="0"/>
                  <w:ind w:left="80"/>
                  <w:jc w:val="left"/>
                </w:pPr>
              </w:p>
            </w:tc>
          </w:tr>
        </w:tbl>
      </w:sdtContent>
    </w:sdt>
    <w:p w14:paraId="5D811A0A" w14:textId="77777777" w:rsidR="005E204F" w:rsidRDefault="00000000">
      <w:pPr>
        <w:spacing w:after="0" w:line="276" w:lineRule="auto"/>
        <w:jc w:val="left"/>
      </w:pPr>
      <w:r>
        <w:t>Activity diagram:</w:t>
      </w:r>
    </w:p>
    <w:p w14:paraId="3CD0C94D" w14:textId="77777777" w:rsidR="005E204F" w:rsidRDefault="005E204F">
      <w:pPr>
        <w:spacing w:after="0" w:line="276" w:lineRule="auto"/>
        <w:jc w:val="left"/>
      </w:pPr>
    </w:p>
    <w:p w14:paraId="30C75661" w14:textId="77777777" w:rsidR="005E204F" w:rsidRDefault="00000000">
      <w:pPr>
        <w:ind w:left="576"/>
      </w:pPr>
      <w:r>
        <w:rPr>
          <w:noProof/>
        </w:rPr>
        <w:lastRenderedPageBreak/>
        <w:drawing>
          <wp:inline distT="114300" distB="114300" distL="114300" distR="114300" wp14:anchorId="369FB7B7" wp14:editId="2857B0D6">
            <wp:extent cx="5943600" cy="8140700"/>
            <wp:effectExtent l="0" t="0" r="0" b="0"/>
            <wp:docPr id="6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5943600" cy="8140700"/>
                    </a:xfrm>
                    <a:prstGeom prst="rect">
                      <a:avLst/>
                    </a:prstGeom>
                    <a:ln/>
                  </pic:spPr>
                </pic:pic>
              </a:graphicData>
            </a:graphic>
          </wp:inline>
        </w:drawing>
      </w:r>
    </w:p>
    <w:p w14:paraId="6A49A50C" w14:textId="77777777" w:rsidR="005E204F" w:rsidRDefault="00000000">
      <w:pPr>
        <w:ind w:left="576"/>
      </w:pPr>
      <w:r>
        <w:rPr>
          <w:b/>
        </w:rPr>
        <w:lastRenderedPageBreak/>
        <w:t>2.3.4 Chi tiết use case xem thông tin khách thuê</w:t>
      </w:r>
    </w:p>
    <w:sdt>
      <w:sdtPr>
        <w:tag w:val="goog_rdk_10"/>
        <w:id w:val="601695491"/>
        <w:lock w:val="contentLocked"/>
      </w:sdtPr>
      <w:sdtContent>
        <w:tbl>
          <w:tblPr>
            <w:tblStyle w:val="ab"/>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51BD9BBD"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4DA716"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C0FB5C9" w14:textId="77777777" w:rsidR="005E204F" w:rsidRDefault="00000000">
                <w:pPr>
                  <w:spacing w:before="240" w:after="0" w:line="276" w:lineRule="auto"/>
                  <w:jc w:val="left"/>
                </w:pPr>
                <w:r>
                  <w:t>3.4</w:t>
                </w:r>
              </w:p>
            </w:tc>
          </w:tr>
          <w:tr w:rsidR="005E204F" w14:paraId="7A93CB75"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0C7294"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2949E8F" w14:textId="77777777" w:rsidR="005E204F" w:rsidRDefault="00000000">
                <w:pPr>
                  <w:spacing w:before="240" w:after="0" w:line="276" w:lineRule="auto"/>
                  <w:jc w:val="left"/>
                </w:pPr>
                <w:r>
                  <w:t>Xem thông tin khách thuê</w:t>
                </w:r>
              </w:p>
            </w:tc>
          </w:tr>
          <w:tr w:rsidR="005E204F" w14:paraId="6A654094"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2F13CD8"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4BB7EF54" w14:textId="77777777" w:rsidR="005E204F" w:rsidRDefault="00000000">
                <w:pPr>
                  <w:spacing w:before="100" w:after="0" w:line="276" w:lineRule="auto"/>
                </w:pPr>
                <w:r>
                  <w:t>Là chủ trọ, tôi muốn xem thông tin khách thuê.</w:t>
                </w:r>
              </w:p>
            </w:tc>
          </w:tr>
          <w:tr w:rsidR="005E204F" w14:paraId="54C00CE0"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96B7084"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9C8505F" w14:textId="77777777" w:rsidR="005E204F" w:rsidRDefault="00000000">
                <w:pPr>
                  <w:spacing w:before="240" w:after="0" w:line="276" w:lineRule="auto"/>
                  <w:jc w:val="left"/>
                </w:pPr>
                <w:r>
                  <w:t>Chủ trọ</w:t>
                </w:r>
              </w:p>
            </w:tc>
          </w:tr>
          <w:tr w:rsidR="005E204F" w14:paraId="0EB7C66C"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6BAC856"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6A478B7" w14:textId="77777777" w:rsidR="005E204F" w:rsidRDefault="00000000">
                <w:pPr>
                  <w:spacing w:before="240" w:after="0" w:line="276" w:lineRule="auto"/>
                  <w:jc w:val="left"/>
                </w:pPr>
                <w:r>
                  <w:t>High</w:t>
                </w:r>
              </w:p>
            </w:tc>
          </w:tr>
          <w:tr w:rsidR="005E204F" w14:paraId="3EF2B285"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B43CAB7"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2C4B223" w14:textId="77777777" w:rsidR="005E204F" w:rsidRDefault="00000000">
                <w:pPr>
                  <w:spacing w:before="240" w:after="0" w:line="276" w:lineRule="auto"/>
                  <w:jc w:val="left"/>
                </w:pPr>
                <w:r>
                  <w:t>Chủ trọ chọn mở xem thông tin khách thuê.</w:t>
                </w:r>
              </w:p>
            </w:tc>
          </w:tr>
          <w:tr w:rsidR="005E204F" w14:paraId="7A28ED0E"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FB76EEE"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B279FC4" w14:textId="77777777" w:rsidR="005E204F" w:rsidRDefault="00000000">
                <w:pPr>
                  <w:spacing w:before="240" w:after="0" w:line="276" w:lineRule="auto"/>
                  <w:jc w:val="left"/>
                </w:pPr>
                <w:r>
                  <w:t>Thông tin khách thuê đã được lưu trên hệ thống</w:t>
                </w:r>
              </w:p>
            </w:tc>
          </w:tr>
          <w:tr w:rsidR="005E204F" w14:paraId="6B5AD700"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F1B1D89"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E48D688" w14:textId="77777777" w:rsidR="005E204F" w:rsidRDefault="00000000">
                <w:pPr>
                  <w:spacing w:before="240" w:after="0" w:line="276" w:lineRule="auto"/>
                  <w:jc w:val="left"/>
                </w:pPr>
                <w:r>
                  <w:t>Hiển thị thông tin khách thuê</w:t>
                </w:r>
              </w:p>
            </w:tc>
          </w:tr>
          <w:tr w:rsidR="005E204F" w14:paraId="1EBC9FE9"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6F712AA"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F93BA62" w14:textId="77777777" w:rsidR="005E204F" w:rsidRDefault="00000000">
                <w:pPr>
                  <w:numPr>
                    <w:ilvl w:val="0"/>
                    <w:numId w:val="10"/>
                  </w:numPr>
                  <w:spacing w:after="0" w:line="276" w:lineRule="auto"/>
                  <w:jc w:val="left"/>
                </w:pPr>
                <w:r>
                  <w:t>Chọn chức năng “Quản lý thông tin khách thuê”</w:t>
                </w:r>
              </w:p>
              <w:p w14:paraId="0162050B" w14:textId="77777777" w:rsidR="005E204F" w:rsidRDefault="00000000">
                <w:pPr>
                  <w:numPr>
                    <w:ilvl w:val="0"/>
                    <w:numId w:val="10"/>
                  </w:numPr>
                  <w:spacing w:after="0" w:line="276" w:lineRule="auto"/>
                  <w:jc w:val="left"/>
                </w:pPr>
                <w:r>
                  <w:t>Hiển thị các mục: Thêm, sửa, xóa, xem thông tin khách thuê</w:t>
                </w:r>
              </w:p>
              <w:p w14:paraId="28681665" w14:textId="77777777" w:rsidR="005E204F" w:rsidRDefault="00000000">
                <w:pPr>
                  <w:numPr>
                    <w:ilvl w:val="0"/>
                    <w:numId w:val="10"/>
                  </w:numPr>
                  <w:spacing w:after="0" w:line="276" w:lineRule="auto"/>
                  <w:jc w:val="left"/>
                </w:pPr>
                <w:r>
                  <w:t>Chọn mục “Xem thông tin khách thuê”</w:t>
                </w:r>
              </w:p>
              <w:p w14:paraId="3C2FD84A" w14:textId="77777777" w:rsidR="005E204F" w:rsidRDefault="00000000">
                <w:pPr>
                  <w:numPr>
                    <w:ilvl w:val="0"/>
                    <w:numId w:val="10"/>
                  </w:numPr>
                  <w:spacing w:after="0" w:line="276" w:lineRule="auto"/>
                  <w:jc w:val="left"/>
                </w:pPr>
                <w:r>
                  <w:t>Hiển thị danh sách các phòng</w:t>
                </w:r>
              </w:p>
              <w:p w14:paraId="12896BAF" w14:textId="77777777" w:rsidR="005E204F" w:rsidRDefault="00000000">
                <w:pPr>
                  <w:numPr>
                    <w:ilvl w:val="0"/>
                    <w:numId w:val="10"/>
                  </w:numPr>
                  <w:spacing w:after="0" w:line="276" w:lineRule="auto"/>
                  <w:jc w:val="left"/>
                </w:pPr>
                <w:r>
                  <w:t xml:space="preserve">Chọn phòng </w:t>
                </w:r>
              </w:p>
              <w:p w14:paraId="3CF4DDCF" w14:textId="77777777" w:rsidR="005E204F" w:rsidRDefault="00000000">
                <w:pPr>
                  <w:numPr>
                    <w:ilvl w:val="0"/>
                    <w:numId w:val="10"/>
                  </w:numPr>
                  <w:spacing w:after="0" w:line="276" w:lineRule="auto"/>
                  <w:jc w:val="left"/>
                </w:pPr>
                <w:r>
                  <w:t>Hiển thị danh sách thông tin khách thuê</w:t>
                </w:r>
              </w:p>
              <w:p w14:paraId="18EE21BF" w14:textId="77777777" w:rsidR="005E204F" w:rsidRDefault="00000000">
                <w:pPr>
                  <w:numPr>
                    <w:ilvl w:val="0"/>
                    <w:numId w:val="10"/>
                  </w:numPr>
                  <w:spacing w:after="0" w:line="276" w:lineRule="auto"/>
                  <w:jc w:val="left"/>
                </w:pPr>
                <w:r>
                  <w:t>Chọn thông tin khách thuê</w:t>
                </w:r>
              </w:p>
              <w:p w14:paraId="0291642C" w14:textId="77777777" w:rsidR="005E204F" w:rsidRDefault="00000000">
                <w:pPr>
                  <w:numPr>
                    <w:ilvl w:val="0"/>
                    <w:numId w:val="10"/>
                  </w:numPr>
                  <w:spacing w:after="0" w:line="276" w:lineRule="auto"/>
                  <w:jc w:val="left"/>
                </w:pPr>
                <w:r>
                  <w:t>Hiển thị thông tin khách thuê</w:t>
                </w:r>
              </w:p>
            </w:tc>
          </w:tr>
          <w:tr w:rsidR="005E204F" w14:paraId="59EEE26B"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54F82C4"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65870DF" w14:textId="77777777" w:rsidR="005E204F" w:rsidRDefault="00000000">
                <w:pPr>
                  <w:spacing w:before="240" w:after="0" w:line="276" w:lineRule="auto"/>
                  <w:jc w:val="left"/>
                </w:pPr>
                <w:r>
                  <w:t xml:space="preserve">  N/A</w:t>
                </w:r>
              </w:p>
            </w:tc>
          </w:tr>
          <w:tr w:rsidR="005E204F" w14:paraId="237B41FB"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C7100AF"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633FCEF" w14:textId="77777777" w:rsidR="005E204F" w:rsidRDefault="00000000">
                <w:pPr>
                  <w:spacing w:before="240" w:after="0" w:line="276" w:lineRule="auto"/>
                  <w:jc w:val="left"/>
                </w:pPr>
                <w:r>
                  <w:t xml:space="preserve">  N/A</w:t>
                </w:r>
              </w:p>
            </w:tc>
          </w:tr>
          <w:tr w:rsidR="005E204F" w14:paraId="426B6B8A"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9EF5E7"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4C6FD7" w14:textId="77777777" w:rsidR="005E204F" w:rsidRDefault="00000000">
                <w:pPr>
                  <w:pBdr>
                    <w:bottom w:val="none" w:sz="0" w:space="8" w:color="000000"/>
                  </w:pBdr>
                  <w:spacing w:after="0"/>
                  <w:ind w:left="80"/>
                  <w:jc w:val="left"/>
                </w:pPr>
                <w:r>
                  <w:t>N/A</w:t>
                </w:r>
              </w:p>
            </w:tc>
          </w:tr>
          <w:tr w:rsidR="005E204F" w14:paraId="1E291EBE"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095E35"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6FDF43" w14:textId="77777777" w:rsidR="005E204F" w:rsidRDefault="00000000">
                <w:pPr>
                  <w:pBdr>
                    <w:bottom w:val="none" w:sz="0" w:space="8" w:color="000000"/>
                  </w:pBdr>
                  <w:spacing w:after="0"/>
                  <w:ind w:left="80"/>
                  <w:jc w:val="left"/>
                </w:pPr>
                <w:r>
                  <w:t>N/A</w:t>
                </w:r>
              </w:p>
              <w:p w14:paraId="36D4D62C" w14:textId="77777777" w:rsidR="005E204F" w:rsidRDefault="00000000">
                <w:pPr>
                  <w:pBdr>
                    <w:bottom w:val="none" w:sz="0" w:space="8" w:color="000000"/>
                  </w:pBdr>
                  <w:spacing w:after="0"/>
                  <w:ind w:left="80"/>
                  <w:jc w:val="left"/>
                </w:pPr>
              </w:p>
            </w:tc>
          </w:tr>
        </w:tbl>
      </w:sdtContent>
    </w:sdt>
    <w:p w14:paraId="2A8D20D0" w14:textId="77777777" w:rsidR="005E204F" w:rsidRDefault="00000000">
      <w:pPr>
        <w:spacing w:after="0" w:line="276" w:lineRule="auto"/>
        <w:jc w:val="left"/>
      </w:pPr>
      <w:r>
        <w:t>Activity diagram:</w:t>
      </w:r>
    </w:p>
    <w:p w14:paraId="0330917A" w14:textId="77777777" w:rsidR="005E204F" w:rsidRDefault="00000000">
      <w:pPr>
        <w:spacing w:after="0" w:line="276" w:lineRule="auto"/>
        <w:jc w:val="left"/>
      </w:pPr>
      <w:r>
        <w:rPr>
          <w:noProof/>
        </w:rPr>
        <w:lastRenderedPageBreak/>
        <w:drawing>
          <wp:inline distT="114300" distB="114300" distL="114300" distR="114300" wp14:anchorId="4727D4EA" wp14:editId="5E1FE04F">
            <wp:extent cx="5819775" cy="6105525"/>
            <wp:effectExtent l="0" t="0" r="0" b="0"/>
            <wp:docPr id="6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5"/>
                    <a:srcRect/>
                    <a:stretch>
                      <a:fillRect/>
                    </a:stretch>
                  </pic:blipFill>
                  <pic:spPr>
                    <a:xfrm>
                      <a:off x="0" y="0"/>
                      <a:ext cx="5819775" cy="6105525"/>
                    </a:xfrm>
                    <a:prstGeom prst="rect">
                      <a:avLst/>
                    </a:prstGeom>
                    <a:ln/>
                  </pic:spPr>
                </pic:pic>
              </a:graphicData>
            </a:graphic>
          </wp:inline>
        </w:drawing>
      </w:r>
    </w:p>
    <w:p w14:paraId="7949947D" w14:textId="77777777" w:rsidR="005E204F" w:rsidRDefault="005E204F">
      <w:pPr>
        <w:ind w:left="576"/>
      </w:pPr>
    </w:p>
    <w:p w14:paraId="16D26ED5" w14:textId="77777777" w:rsidR="005E204F" w:rsidRDefault="00000000">
      <w:pPr>
        <w:numPr>
          <w:ilvl w:val="1"/>
          <w:numId w:val="14"/>
        </w:numPr>
        <w:rPr>
          <w:b/>
        </w:rPr>
      </w:pPr>
      <w:bookmarkStart w:id="18" w:name="_heading=h.z337ya" w:colFirst="0" w:colLast="0"/>
      <w:bookmarkEnd w:id="18"/>
      <w:r>
        <w:rPr>
          <w:b/>
        </w:rPr>
        <w:t>Use case Quản lý tiền trọ</w:t>
      </w:r>
    </w:p>
    <w:p w14:paraId="21F2AFAE" w14:textId="77777777" w:rsidR="005E204F" w:rsidRDefault="00000000">
      <w:pPr>
        <w:pStyle w:val="Heading3"/>
        <w:keepNext/>
        <w:spacing w:before="120" w:after="60" w:line="360" w:lineRule="auto"/>
        <w:ind w:firstLine="720"/>
        <w:jc w:val="left"/>
        <w:rPr>
          <w:b/>
        </w:rPr>
      </w:pPr>
      <w:bookmarkStart w:id="19" w:name="_heading=h.3j2qqm3" w:colFirst="0" w:colLast="0"/>
      <w:bookmarkEnd w:id="19"/>
      <w:r>
        <w:rPr>
          <w:b/>
        </w:rPr>
        <w:t>2.4.1 Chi tiết use case quản lý tiền trọ</w:t>
      </w:r>
    </w:p>
    <w:p w14:paraId="764A78EE" w14:textId="77777777" w:rsidR="005E204F" w:rsidRDefault="005E204F">
      <w:pPr>
        <w:spacing w:after="0" w:line="276" w:lineRule="auto"/>
        <w:jc w:val="left"/>
        <w:rPr>
          <w:b/>
        </w:rPr>
      </w:pPr>
    </w:p>
    <w:sdt>
      <w:sdtPr>
        <w:tag w:val="goog_rdk_11"/>
        <w:id w:val="1079332608"/>
        <w:lock w:val="contentLocked"/>
      </w:sdtPr>
      <w:sdtContent>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715"/>
            <w:gridCol w:w="6645"/>
          </w:tblGrid>
          <w:tr w:rsidR="005E204F" w14:paraId="47140076" w14:textId="77777777">
            <w:tc>
              <w:tcPr>
                <w:tcW w:w="27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0E30AF" w14:textId="77777777" w:rsidR="005E204F" w:rsidRDefault="00000000">
                <w:pPr>
                  <w:spacing w:before="240" w:after="0" w:line="276" w:lineRule="auto"/>
                  <w:jc w:val="left"/>
                </w:pPr>
                <w:r>
                  <w:t>Use case ID</w:t>
                </w:r>
              </w:p>
            </w:tc>
            <w:tc>
              <w:tcPr>
                <w:tcW w:w="664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156E648C" w14:textId="77777777" w:rsidR="005E204F" w:rsidRDefault="00000000">
                <w:pPr>
                  <w:spacing w:before="240" w:after="0" w:line="276" w:lineRule="auto"/>
                  <w:jc w:val="left"/>
                </w:pPr>
                <w:r>
                  <w:t>4.1</w:t>
                </w:r>
              </w:p>
            </w:tc>
          </w:tr>
          <w:tr w:rsidR="005E204F" w14:paraId="7DD2A235"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5629225" w14:textId="77777777" w:rsidR="005E204F" w:rsidRDefault="00000000">
                <w:pPr>
                  <w:spacing w:before="240" w:after="0" w:line="276" w:lineRule="auto"/>
                  <w:jc w:val="left"/>
                </w:pPr>
                <w:r>
                  <w:t>Use case name</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118D8922" w14:textId="77777777" w:rsidR="005E204F" w:rsidRDefault="00000000">
                <w:pPr>
                  <w:spacing w:before="240" w:after="0" w:line="276" w:lineRule="auto"/>
                  <w:jc w:val="left"/>
                </w:pPr>
                <w:r>
                  <w:t>Quản lý tiền trọ.</w:t>
                </w:r>
              </w:p>
            </w:tc>
          </w:tr>
          <w:tr w:rsidR="005E204F" w14:paraId="185A1E87"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4A5C8B0" w14:textId="77777777" w:rsidR="005E204F" w:rsidRDefault="00000000">
                <w:pPr>
                  <w:spacing w:before="240" w:after="0" w:line="276" w:lineRule="auto"/>
                  <w:jc w:val="left"/>
                </w:pPr>
                <w:r>
                  <w:lastRenderedPageBreak/>
                  <w:t>Description</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3710BE1D" w14:textId="77777777" w:rsidR="005E204F" w:rsidRDefault="00000000">
                <w:pPr>
                  <w:spacing w:before="100" w:after="0" w:line="276" w:lineRule="auto"/>
                </w:pPr>
                <w:r>
                  <w:t>Là chủ trọ, tôi muốn quản lý tiền trọ của từng phòng.</w:t>
                </w:r>
              </w:p>
            </w:tc>
          </w:tr>
          <w:tr w:rsidR="005E204F" w14:paraId="51433F85"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451D92A" w14:textId="77777777" w:rsidR="005E204F" w:rsidRDefault="00000000">
                <w:pPr>
                  <w:spacing w:before="240" w:after="0" w:line="276" w:lineRule="auto"/>
                  <w:jc w:val="left"/>
                </w:pPr>
                <w:r>
                  <w:t>Actors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6304FBF8" w14:textId="77777777" w:rsidR="005E204F" w:rsidRDefault="00000000">
                <w:pPr>
                  <w:spacing w:before="240" w:after="0" w:line="276" w:lineRule="auto"/>
                  <w:jc w:val="left"/>
                </w:pPr>
                <w:r>
                  <w:t>Chủ trọ.</w:t>
                </w:r>
              </w:p>
            </w:tc>
          </w:tr>
          <w:tr w:rsidR="005E204F" w14:paraId="45599455"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BE8B6C6" w14:textId="77777777" w:rsidR="005E204F" w:rsidRDefault="00000000">
                <w:pPr>
                  <w:spacing w:before="240" w:after="0" w:line="276" w:lineRule="auto"/>
                  <w:jc w:val="left"/>
                </w:pPr>
                <w:r>
                  <w:t>Priority</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49B87B28" w14:textId="77777777" w:rsidR="005E204F" w:rsidRDefault="00000000">
                <w:pPr>
                  <w:spacing w:before="240" w:after="0" w:line="276" w:lineRule="auto"/>
                  <w:jc w:val="left"/>
                </w:pPr>
                <w:r>
                  <w:t>High</w:t>
                </w:r>
              </w:p>
            </w:tc>
          </w:tr>
          <w:tr w:rsidR="005E204F" w14:paraId="648E4B88"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89C62D0" w14:textId="77777777" w:rsidR="005E204F" w:rsidRDefault="00000000">
                <w:pPr>
                  <w:spacing w:before="240" w:after="0" w:line="276" w:lineRule="auto"/>
                  <w:jc w:val="left"/>
                </w:pPr>
                <w:r>
                  <w:t>Triggers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4287888C" w14:textId="77777777" w:rsidR="005E204F" w:rsidRDefault="00000000">
                <w:pPr>
                  <w:spacing w:before="240" w:after="0" w:line="276" w:lineRule="auto"/>
                  <w:jc w:val="left"/>
                </w:pPr>
                <w:r>
                  <w:t>Chủ trọ chọn mở chức năng quản lý tiền trọ.</w:t>
                </w:r>
              </w:p>
            </w:tc>
          </w:tr>
          <w:tr w:rsidR="005E204F" w14:paraId="64EF4B3E"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1F49718" w14:textId="77777777" w:rsidR="005E204F" w:rsidRDefault="00000000">
                <w:pPr>
                  <w:spacing w:before="240" w:after="0" w:line="276" w:lineRule="auto"/>
                  <w:jc w:val="left"/>
                </w:pPr>
                <w:r>
                  <w:t>Pre-conditions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5F5542C4" w14:textId="77777777" w:rsidR="005E204F" w:rsidRDefault="00000000">
                <w:pPr>
                  <w:spacing w:before="240" w:after="0" w:line="276" w:lineRule="auto"/>
                  <w:jc w:val="left"/>
                </w:pPr>
                <w:r>
                  <w:t>Có phòng trọ được thuê</w:t>
                </w:r>
              </w:p>
            </w:tc>
          </w:tr>
          <w:tr w:rsidR="005E204F" w14:paraId="6E14044E"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2674E5" w14:textId="77777777" w:rsidR="005E204F" w:rsidRDefault="00000000">
                <w:pPr>
                  <w:spacing w:before="240" w:after="0" w:line="276" w:lineRule="auto"/>
                  <w:jc w:val="left"/>
                </w:pPr>
                <w:r>
                  <w:t>Post-conditions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1D5F5A32" w14:textId="77777777" w:rsidR="005E204F" w:rsidRDefault="00000000">
                <w:pPr>
                  <w:spacing w:before="240" w:after="0" w:line="276" w:lineRule="auto"/>
                  <w:jc w:val="left"/>
                </w:pPr>
                <w:r>
                  <w:t>Thông tin tiền trọ được lưu trong hệ thống.</w:t>
                </w:r>
              </w:p>
            </w:tc>
          </w:tr>
          <w:tr w:rsidR="005E204F" w14:paraId="05D9BA07"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0F623DE" w14:textId="77777777" w:rsidR="005E204F" w:rsidRDefault="00000000">
                <w:pPr>
                  <w:spacing w:before="240" w:after="0" w:line="276" w:lineRule="auto"/>
                  <w:jc w:val="left"/>
                </w:pPr>
                <w:r>
                  <w:t>Main flow</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4DCAB51E" w14:textId="77777777" w:rsidR="005E204F" w:rsidRDefault="00000000">
                <w:pPr>
                  <w:numPr>
                    <w:ilvl w:val="0"/>
                    <w:numId w:val="12"/>
                  </w:numPr>
                  <w:spacing w:before="240" w:after="0" w:line="276" w:lineRule="auto"/>
                  <w:jc w:val="left"/>
                </w:pPr>
                <w:r>
                  <w:t>Chọn chức năng “Quản lý tiền thuê trọ”.</w:t>
                </w:r>
              </w:p>
              <w:p w14:paraId="749325F3" w14:textId="77777777" w:rsidR="005E204F" w:rsidRDefault="00000000">
                <w:pPr>
                  <w:numPr>
                    <w:ilvl w:val="0"/>
                    <w:numId w:val="12"/>
                  </w:numPr>
                  <w:spacing w:after="0" w:line="276" w:lineRule="auto"/>
                  <w:jc w:val="left"/>
                </w:pPr>
                <w:r>
                  <w:t>Hiển thị danh sách các phòng.</w:t>
                </w:r>
              </w:p>
              <w:p w14:paraId="4C23C440" w14:textId="77777777" w:rsidR="005E204F" w:rsidRDefault="00000000">
                <w:pPr>
                  <w:numPr>
                    <w:ilvl w:val="0"/>
                    <w:numId w:val="12"/>
                  </w:numPr>
                  <w:spacing w:after="0" w:line="276" w:lineRule="auto"/>
                  <w:jc w:val="left"/>
                </w:pPr>
                <w:r>
                  <w:t xml:space="preserve">Chọn phòng. </w:t>
                </w:r>
              </w:p>
              <w:p w14:paraId="132CB786" w14:textId="77777777" w:rsidR="005E204F" w:rsidRDefault="00000000">
                <w:pPr>
                  <w:numPr>
                    <w:ilvl w:val="0"/>
                    <w:numId w:val="12"/>
                  </w:numPr>
                  <w:spacing w:after="0" w:line="276" w:lineRule="auto"/>
                  <w:jc w:val="left"/>
                </w:pPr>
                <w:r>
                  <w:t xml:space="preserve">Hiển thị các mục: Quản lý tiền điện, nước, trọ </w:t>
                </w:r>
              </w:p>
              <w:p w14:paraId="35895537" w14:textId="77777777" w:rsidR="005E204F" w:rsidRDefault="00000000">
                <w:pPr>
                  <w:numPr>
                    <w:ilvl w:val="0"/>
                    <w:numId w:val="12"/>
                  </w:numPr>
                  <w:spacing w:after="0" w:line="276" w:lineRule="auto"/>
                  <w:jc w:val="left"/>
                </w:pPr>
                <w:r>
                  <w:t>Chọn mục “Quản lý tiền trọ”</w:t>
                </w:r>
              </w:p>
              <w:p w14:paraId="7096E808" w14:textId="77777777" w:rsidR="005E204F" w:rsidRDefault="00000000">
                <w:pPr>
                  <w:numPr>
                    <w:ilvl w:val="0"/>
                    <w:numId w:val="12"/>
                  </w:numPr>
                  <w:spacing w:after="0" w:line="276" w:lineRule="auto"/>
                  <w:jc w:val="left"/>
                </w:pPr>
                <w:r>
                  <w:t>Nhập số tiền trọ của phòng.</w:t>
                </w:r>
              </w:p>
              <w:p w14:paraId="68507EEE" w14:textId="77777777" w:rsidR="005E204F" w:rsidRDefault="00000000">
                <w:pPr>
                  <w:numPr>
                    <w:ilvl w:val="0"/>
                    <w:numId w:val="12"/>
                  </w:numPr>
                  <w:spacing w:after="0" w:line="276" w:lineRule="auto"/>
                  <w:jc w:val="left"/>
                </w:pPr>
                <w:r>
                  <w:t>Chọn lưu thông tin</w:t>
                </w:r>
              </w:p>
              <w:p w14:paraId="73224C65" w14:textId="77777777" w:rsidR="005E204F" w:rsidRDefault="00000000">
                <w:pPr>
                  <w:numPr>
                    <w:ilvl w:val="0"/>
                    <w:numId w:val="12"/>
                  </w:numPr>
                  <w:spacing w:after="0" w:line="276" w:lineRule="auto"/>
                  <w:jc w:val="left"/>
                </w:pPr>
                <w:r>
                  <w:t>Lưu thông tin.</w:t>
                </w:r>
              </w:p>
            </w:tc>
          </w:tr>
          <w:tr w:rsidR="005E204F" w14:paraId="297C54AD"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CC2516C" w14:textId="77777777" w:rsidR="005E204F" w:rsidRDefault="00000000">
                <w:pPr>
                  <w:spacing w:before="240" w:after="0" w:line="276" w:lineRule="auto"/>
                  <w:jc w:val="left"/>
                </w:pPr>
                <w:r>
                  <w:t>Alternative flows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15BA5C87" w14:textId="77777777" w:rsidR="005E204F" w:rsidRDefault="00000000">
                <w:pPr>
                  <w:spacing w:before="240" w:after="0" w:line="276" w:lineRule="auto"/>
                  <w:jc w:val="left"/>
                </w:pPr>
                <w:r>
                  <w:t>N/A</w:t>
                </w:r>
              </w:p>
            </w:tc>
          </w:tr>
          <w:tr w:rsidR="005E204F" w14:paraId="22B17862"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1C93C14" w14:textId="77777777" w:rsidR="005E204F" w:rsidRDefault="00000000">
                <w:pPr>
                  <w:spacing w:before="240" w:after="0" w:line="276" w:lineRule="auto"/>
                  <w:jc w:val="left"/>
                </w:pPr>
                <w:r>
                  <w:t>Exception flows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40128CD4" w14:textId="77777777" w:rsidR="005E204F" w:rsidRDefault="00000000">
                <w:pPr>
                  <w:spacing w:before="240" w:after="0" w:line="276" w:lineRule="auto"/>
                  <w:jc w:val="left"/>
                </w:pPr>
                <w:r>
                  <w:t xml:space="preserve">8a. Nếu lưu không thành công, </w:t>
                </w:r>
                <w:r>
                  <w:rPr>
                    <w:highlight w:val="white"/>
                  </w:rPr>
                  <w:t>hệ thống hiển thị thông báo “Lỗi xảy ra” và kết thúc</w:t>
                </w:r>
                <w:r>
                  <w:t>.</w:t>
                </w:r>
              </w:p>
            </w:tc>
          </w:tr>
          <w:tr w:rsidR="005E204F" w14:paraId="454A6330" w14:textId="77777777">
            <w:tc>
              <w:tcPr>
                <w:tcW w:w="2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641980" w14:textId="77777777" w:rsidR="005E204F" w:rsidRDefault="00000000">
                <w:pPr>
                  <w:pBdr>
                    <w:bottom w:val="none" w:sz="0" w:space="8" w:color="000000"/>
                  </w:pBdr>
                  <w:spacing w:after="0"/>
                  <w:ind w:left="80"/>
                  <w:jc w:val="left"/>
                </w:pPr>
                <w:r>
                  <w:t>Business rules</w:t>
                </w:r>
              </w:p>
            </w:tc>
            <w:tc>
              <w:tcPr>
                <w:tcW w:w="66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330B6E" w14:textId="77777777" w:rsidR="005E204F" w:rsidRDefault="00000000">
                <w:pPr>
                  <w:pBdr>
                    <w:bottom w:val="none" w:sz="0" w:space="8" w:color="000000"/>
                  </w:pBdr>
                  <w:spacing w:after="0"/>
                  <w:jc w:val="left"/>
                </w:pPr>
                <w:r>
                  <w:t>N/A</w:t>
                </w:r>
              </w:p>
            </w:tc>
          </w:tr>
          <w:tr w:rsidR="005E204F" w14:paraId="3D143289" w14:textId="77777777">
            <w:tc>
              <w:tcPr>
                <w:tcW w:w="2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1CBF550" w14:textId="77777777" w:rsidR="005E204F" w:rsidRDefault="00000000">
                <w:pPr>
                  <w:pBdr>
                    <w:bottom w:val="none" w:sz="0" w:space="8" w:color="000000"/>
                  </w:pBdr>
                  <w:spacing w:after="0"/>
                  <w:ind w:left="80"/>
                  <w:jc w:val="left"/>
                </w:pPr>
                <w:r>
                  <w:t>Non-functional requirements</w:t>
                </w:r>
              </w:p>
            </w:tc>
            <w:tc>
              <w:tcPr>
                <w:tcW w:w="66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8EE5D7" w14:textId="77777777" w:rsidR="005E204F" w:rsidRDefault="00000000">
                <w:pPr>
                  <w:pBdr>
                    <w:bottom w:val="none" w:sz="0" w:space="8" w:color="000000"/>
                  </w:pBdr>
                  <w:spacing w:after="0"/>
                  <w:jc w:val="left"/>
                </w:pPr>
                <w:r>
                  <w:t>N/A</w:t>
                </w:r>
              </w:p>
            </w:tc>
          </w:tr>
        </w:tbl>
      </w:sdtContent>
    </w:sdt>
    <w:p w14:paraId="4AE38BE8" w14:textId="77777777" w:rsidR="005E204F" w:rsidRDefault="00000000">
      <w:pPr>
        <w:spacing w:after="0" w:line="276" w:lineRule="auto"/>
        <w:jc w:val="left"/>
      </w:pPr>
      <w:r>
        <w:t>Activity diagram:</w:t>
      </w:r>
    </w:p>
    <w:p w14:paraId="167B30D4" w14:textId="77777777" w:rsidR="005E204F" w:rsidRDefault="00000000">
      <w:pPr>
        <w:spacing w:after="0" w:line="276" w:lineRule="auto"/>
        <w:jc w:val="left"/>
      </w:pPr>
      <w:r>
        <w:rPr>
          <w:noProof/>
        </w:rPr>
        <w:lastRenderedPageBreak/>
        <w:drawing>
          <wp:inline distT="114300" distB="114300" distL="114300" distR="114300" wp14:anchorId="07ED2599" wp14:editId="2FC80B77">
            <wp:extent cx="5943600" cy="6845300"/>
            <wp:effectExtent l="0" t="0" r="0" b="0"/>
            <wp:docPr id="6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6"/>
                    <a:srcRect/>
                    <a:stretch>
                      <a:fillRect/>
                    </a:stretch>
                  </pic:blipFill>
                  <pic:spPr>
                    <a:xfrm>
                      <a:off x="0" y="0"/>
                      <a:ext cx="5943600" cy="6845300"/>
                    </a:xfrm>
                    <a:prstGeom prst="rect">
                      <a:avLst/>
                    </a:prstGeom>
                    <a:ln/>
                  </pic:spPr>
                </pic:pic>
              </a:graphicData>
            </a:graphic>
          </wp:inline>
        </w:drawing>
      </w:r>
    </w:p>
    <w:p w14:paraId="0F0CFDED" w14:textId="77777777" w:rsidR="005E204F" w:rsidRDefault="00000000">
      <w:pPr>
        <w:pStyle w:val="Heading3"/>
        <w:keepNext/>
        <w:spacing w:before="120" w:after="60" w:line="360" w:lineRule="auto"/>
        <w:ind w:firstLine="720"/>
        <w:jc w:val="left"/>
        <w:rPr>
          <w:b/>
        </w:rPr>
      </w:pPr>
      <w:bookmarkStart w:id="20" w:name="_heading=h.1y810tw" w:colFirst="0" w:colLast="0"/>
      <w:bookmarkEnd w:id="20"/>
      <w:r>
        <w:rPr>
          <w:b/>
        </w:rPr>
        <w:t>2.4.2 Chi tiết use case quản lý tiền nước</w:t>
      </w:r>
    </w:p>
    <w:p w14:paraId="00761676" w14:textId="77777777" w:rsidR="005E204F" w:rsidRDefault="005E204F">
      <w:pPr>
        <w:pStyle w:val="Heading3"/>
        <w:keepNext/>
        <w:spacing w:before="120" w:after="60" w:line="360" w:lineRule="auto"/>
        <w:ind w:firstLine="720"/>
        <w:jc w:val="left"/>
        <w:rPr>
          <w:b/>
        </w:rPr>
      </w:pPr>
    </w:p>
    <w:sdt>
      <w:sdtPr>
        <w:tag w:val="goog_rdk_12"/>
        <w:id w:val="-161008159"/>
        <w:lock w:val="contentLocked"/>
      </w:sdtPr>
      <w:sdtContent>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60"/>
            <w:gridCol w:w="6900"/>
          </w:tblGrid>
          <w:tr w:rsidR="005E204F" w14:paraId="21D97690" w14:textId="77777777">
            <w:tc>
              <w:tcPr>
                <w:tcW w:w="2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D486A88" w14:textId="77777777" w:rsidR="005E204F" w:rsidRDefault="00000000">
                <w:pPr>
                  <w:pBdr>
                    <w:bottom w:val="none" w:sz="0" w:space="8" w:color="000000"/>
                  </w:pBdr>
                  <w:spacing w:after="0"/>
                  <w:ind w:left="80"/>
                  <w:jc w:val="left"/>
                </w:pPr>
                <w:r>
                  <w:t>Use case ID</w:t>
                </w:r>
              </w:p>
            </w:tc>
            <w:tc>
              <w:tcPr>
                <w:tcW w:w="690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6E2BD00D" w14:textId="77777777" w:rsidR="005E204F" w:rsidRDefault="00000000">
                <w:pPr>
                  <w:spacing w:before="240" w:after="0" w:line="276" w:lineRule="auto"/>
                  <w:jc w:val="left"/>
                </w:pPr>
                <w:r>
                  <w:t>4.2</w:t>
                </w:r>
              </w:p>
            </w:tc>
          </w:tr>
          <w:tr w:rsidR="005E204F" w14:paraId="2F6A148E"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EA64542" w14:textId="77777777" w:rsidR="005E204F" w:rsidRDefault="00000000">
                <w:pPr>
                  <w:pBdr>
                    <w:bottom w:val="none" w:sz="0" w:space="8" w:color="000000"/>
                  </w:pBdr>
                  <w:spacing w:after="0"/>
                  <w:ind w:left="80"/>
                  <w:jc w:val="left"/>
                </w:pPr>
                <w:r>
                  <w:lastRenderedPageBreak/>
                  <w:t>Use case name</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3BBBD1BD" w14:textId="77777777" w:rsidR="005E204F" w:rsidRDefault="00000000">
                <w:pPr>
                  <w:spacing w:before="240" w:after="0" w:line="276" w:lineRule="auto"/>
                  <w:jc w:val="left"/>
                </w:pPr>
                <w:r>
                  <w:t>Quản lý tiền nước.</w:t>
                </w:r>
              </w:p>
            </w:tc>
          </w:tr>
          <w:tr w:rsidR="005E204F" w14:paraId="51FF0DB8"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3A35DB6" w14:textId="77777777" w:rsidR="005E204F" w:rsidRDefault="00000000">
                <w:pPr>
                  <w:pBdr>
                    <w:bottom w:val="none" w:sz="0" w:space="8" w:color="000000"/>
                  </w:pBdr>
                  <w:spacing w:after="0"/>
                  <w:ind w:left="80"/>
                  <w:jc w:val="left"/>
                </w:pPr>
                <w:r>
                  <w:t>Description</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7D4EC596" w14:textId="77777777" w:rsidR="005E204F" w:rsidRDefault="00000000">
                <w:pPr>
                  <w:spacing w:before="100" w:after="0" w:line="276" w:lineRule="auto"/>
                </w:pPr>
                <w:r>
                  <w:t>Là chủ trọ, tôi muốn quản lý tiền nước của từng phòng.</w:t>
                </w:r>
              </w:p>
            </w:tc>
          </w:tr>
          <w:tr w:rsidR="005E204F" w14:paraId="629ACF55"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0BE19FF" w14:textId="77777777" w:rsidR="005E204F" w:rsidRDefault="00000000">
                <w:pPr>
                  <w:pBdr>
                    <w:bottom w:val="none" w:sz="0" w:space="8" w:color="000000"/>
                  </w:pBdr>
                  <w:spacing w:after="0"/>
                  <w:ind w:left="80"/>
                  <w:jc w:val="left"/>
                </w:pPr>
                <w:r>
                  <w:t>Actors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57F8106B" w14:textId="77777777" w:rsidR="005E204F" w:rsidRDefault="00000000">
                <w:pPr>
                  <w:spacing w:before="240" w:after="0" w:line="276" w:lineRule="auto"/>
                  <w:jc w:val="left"/>
                </w:pPr>
                <w:r>
                  <w:t>Chủ trọ.</w:t>
                </w:r>
              </w:p>
            </w:tc>
          </w:tr>
          <w:tr w:rsidR="005E204F" w14:paraId="5EB2969C"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810D062" w14:textId="77777777" w:rsidR="005E204F" w:rsidRDefault="00000000">
                <w:pPr>
                  <w:pBdr>
                    <w:bottom w:val="none" w:sz="0" w:space="8" w:color="000000"/>
                  </w:pBdr>
                  <w:spacing w:after="0"/>
                  <w:ind w:left="80"/>
                  <w:jc w:val="left"/>
                </w:pPr>
                <w:r>
                  <w:t>Priority</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68173E01" w14:textId="77777777" w:rsidR="005E204F" w:rsidRDefault="00000000">
                <w:pPr>
                  <w:spacing w:before="240" w:after="0" w:line="276" w:lineRule="auto"/>
                  <w:jc w:val="left"/>
                </w:pPr>
                <w:r>
                  <w:t>High</w:t>
                </w:r>
              </w:p>
            </w:tc>
          </w:tr>
          <w:tr w:rsidR="005E204F" w14:paraId="07A71706"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448CE3E" w14:textId="77777777" w:rsidR="005E204F" w:rsidRDefault="00000000">
                <w:pPr>
                  <w:pBdr>
                    <w:bottom w:val="none" w:sz="0" w:space="8" w:color="000000"/>
                  </w:pBdr>
                  <w:spacing w:after="0"/>
                  <w:ind w:left="80"/>
                  <w:jc w:val="left"/>
                </w:pPr>
                <w:r>
                  <w:t>Triggers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781CE5C1" w14:textId="77777777" w:rsidR="005E204F" w:rsidRDefault="00000000">
                <w:pPr>
                  <w:spacing w:before="240" w:after="0" w:line="276" w:lineRule="auto"/>
                  <w:jc w:val="left"/>
                </w:pPr>
                <w:r>
                  <w:t>Chủ trọ chọn mở chức năng quản lý tiền nước.</w:t>
                </w:r>
              </w:p>
            </w:tc>
          </w:tr>
          <w:tr w:rsidR="005E204F" w14:paraId="5A572F0A"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02B090A" w14:textId="77777777" w:rsidR="005E204F" w:rsidRDefault="00000000">
                <w:pPr>
                  <w:pBdr>
                    <w:bottom w:val="none" w:sz="0" w:space="8" w:color="000000"/>
                  </w:pBdr>
                  <w:spacing w:after="0"/>
                  <w:ind w:left="80"/>
                  <w:jc w:val="left"/>
                </w:pPr>
                <w:r>
                  <w:t>Pre-conditions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7E067F86" w14:textId="77777777" w:rsidR="005E204F" w:rsidRDefault="00000000">
                <w:pPr>
                  <w:spacing w:before="240" w:after="0" w:line="276" w:lineRule="auto"/>
                  <w:jc w:val="left"/>
                  <w:rPr>
                    <w:highlight w:val="white"/>
                  </w:rPr>
                </w:pPr>
                <w:r>
                  <w:rPr>
                    <w:highlight w:val="white"/>
                  </w:rPr>
                  <w:t>Có khách thuê phòng</w:t>
                </w:r>
              </w:p>
            </w:tc>
          </w:tr>
          <w:tr w:rsidR="005E204F" w14:paraId="4DE954FA"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DB47A1B" w14:textId="77777777" w:rsidR="005E204F" w:rsidRDefault="00000000">
                <w:pPr>
                  <w:pBdr>
                    <w:bottom w:val="none" w:sz="0" w:space="8" w:color="000000"/>
                  </w:pBdr>
                  <w:spacing w:after="0"/>
                  <w:ind w:left="80"/>
                  <w:jc w:val="left"/>
                </w:pPr>
                <w:r>
                  <w:t>Post-conditions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6FBD5817" w14:textId="77777777" w:rsidR="005E204F" w:rsidRDefault="00000000">
                <w:pPr>
                  <w:spacing w:before="240" w:after="0" w:line="276" w:lineRule="auto"/>
                  <w:jc w:val="left"/>
                </w:pPr>
                <w:r>
                  <w:t>Thông tin số lượng người trong phòng được lưu trong hệ thống.</w:t>
                </w:r>
              </w:p>
            </w:tc>
          </w:tr>
          <w:tr w:rsidR="005E204F" w14:paraId="69856731"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B6DE6F2" w14:textId="77777777" w:rsidR="005E204F" w:rsidRDefault="00000000">
                <w:pPr>
                  <w:pBdr>
                    <w:bottom w:val="none" w:sz="0" w:space="8" w:color="000000"/>
                  </w:pBdr>
                  <w:spacing w:after="0"/>
                  <w:ind w:left="80"/>
                  <w:jc w:val="left"/>
                </w:pPr>
                <w:r>
                  <w:t>Main flow</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12418984" w14:textId="77777777" w:rsidR="005E204F" w:rsidRDefault="00000000">
                <w:pPr>
                  <w:numPr>
                    <w:ilvl w:val="0"/>
                    <w:numId w:val="28"/>
                  </w:numPr>
                  <w:spacing w:before="240" w:after="0" w:line="276" w:lineRule="auto"/>
                  <w:jc w:val="left"/>
                </w:pPr>
                <w:r>
                  <w:t>Chọn chức năng “Quản lý tiền thuê trọ”.</w:t>
                </w:r>
              </w:p>
              <w:p w14:paraId="774537E2" w14:textId="77777777" w:rsidR="005E204F" w:rsidRDefault="00000000">
                <w:pPr>
                  <w:numPr>
                    <w:ilvl w:val="0"/>
                    <w:numId w:val="28"/>
                  </w:numPr>
                  <w:spacing w:after="0" w:line="276" w:lineRule="auto"/>
                  <w:jc w:val="left"/>
                </w:pPr>
                <w:r>
                  <w:t>Hiển thị danh sách các phòng.</w:t>
                </w:r>
              </w:p>
              <w:p w14:paraId="357DDC60" w14:textId="77777777" w:rsidR="005E204F" w:rsidRDefault="00000000">
                <w:pPr>
                  <w:numPr>
                    <w:ilvl w:val="0"/>
                    <w:numId w:val="28"/>
                  </w:numPr>
                  <w:spacing w:after="0" w:line="276" w:lineRule="auto"/>
                  <w:jc w:val="left"/>
                </w:pPr>
                <w:r>
                  <w:t xml:space="preserve">Chọn phòng. </w:t>
                </w:r>
              </w:p>
              <w:p w14:paraId="387C31B5" w14:textId="77777777" w:rsidR="005E204F" w:rsidRDefault="00000000">
                <w:pPr>
                  <w:numPr>
                    <w:ilvl w:val="0"/>
                    <w:numId w:val="28"/>
                  </w:numPr>
                  <w:spacing w:after="0" w:line="276" w:lineRule="auto"/>
                  <w:jc w:val="left"/>
                </w:pPr>
                <w:r>
                  <w:t xml:space="preserve">Hiển thị các mục: Quản lý tiền điện, nước, trọ </w:t>
                </w:r>
              </w:p>
              <w:p w14:paraId="0F8BB6A3" w14:textId="77777777" w:rsidR="005E204F" w:rsidRDefault="00000000">
                <w:pPr>
                  <w:numPr>
                    <w:ilvl w:val="0"/>
                    <w:numId w:val="28"/>
                  </w:numPr>
                  <w:spacing w:after="0" w:line="276" w:lineRule="auto"/>
                  <w:jc w:val="left"/>
                </w:pPr>
                <w:r>
                  <w:t>Chọn mục “Quản lý tiền nước”.</w:t>
                </w:r>
              </w:p>
              <w:p w14:paraId="7DEA426F" w14:textId="77777777" w:rsidR="005E204F" w:rsidRDefault="00000000">
                <w:pPr>
                  <w:numPr>
                    <w:ilvl w:val="0"/>
                    <w:numId w:val="28"/>
                  </w:numPr>
                  <w:spacing w:after="0" w:line="276" w:lineRule="auto"/>
                  <w:jc w:val="left"/>
                </w:pPr>
                <w:r>
                  <w:t>Nhập số lượng người trong phòng.</w:t>
                </w:r>
              </w:p>
              <w:p w14:paraId="1F039782" w14:textId="77777777" w:rsidR="005E204F" w:rsidRDefault="00000000">
                <w:pPr>
                  <w:numPr>
                    <w:ilvl w:val="0"/>
                    <w:numId w:val="28"/>
                  </w:numPr>
                  <w:spacing w:after="0" w:line="276" w:lineRule="auto"/>
                  <w:jc w:val="left"/>
                </w:pPr>
                <w:r>
                  <w:t>Chọn lưu thông tin</w:t>
                </w:r>
              </w:p>
              <w:p w14:paraId="67D82161" w14:textId="77777777" w:rsidR="005E204F" w:rsidRDefault="00000000">
                <w:pPr>
                  <w:numPr>
                    <w:ilvl w:val="0"/>
                    <w:numId w:val="28"/>
                  </w:numPr>
                  <w:spacing w:after="0" w:line="276" w:lineRule="auto"/>
                  <w:jc w:val="left"/>
                </w:pPr>
                <w:r>
                  <w:t>Lưu thông tin đã nhập.</w:t>
                </w:r>
              </w:p>
            </w:tc>
          </w:tr>
          <w:tr w:rsidR="005E204F" w14:paraId="72A57F40"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DD4C4A7" w14:textId="77777777" w:rsidR="005E204F" w:rsidRDefault="00000000">
                <w:pPr>
                  <w:pBdr>
                    <w:bottom w:val="none" w:sz="0" w:space="8" w:color="000000"/>
                  </w:pBdr>
                  <w:spacing w:after="0"/>
                  <w:ind w:left="80"/>
                  <w:jc w:val="left"/>
                </w:pPr>
                <w:r>
                  <w:t>Alternative flows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26890C31" w14:textId="77777777" w:rsidR="005E204F" w:rsidRDefault="00000000">
                <w:pPr>
                  <w:spacing w:before="240" w:after="0" w:line="276" w:lineRule="auto"/>
                  <w:jc w:val="left"/>
                </w:pPr>
                <w:r>
                  <w:t>N/A</w:t>
                </w:r>
              </w:p>
            </w:tc>
          </w:tr>
          <w:tr w:rsidR="005E204F" w14:paraId="5F06B89D"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20FB714" w14:textId="77777777" w:rsidR="005E204F" w:rsidRDefault="00000000">
                <w:pPr>
                  <w:pBdr>
                    <w:bottom w:val="none" w:sz="0" w:space="8" w:color="000000"/>
                  </w:pBdr>
                  <w:spacing w:after="0"/>
                  <w:ind w:left="80"/>
                  <w:jc w:val="left"/>
                </w:pPr>
                <w:r>
                  <w:t>Exception flows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3FEF6BC8" w14:textId="77777777" w:rsidR="005E204F" w:rsidRDefault="00000000">
                <w:pPr>
                  <w:spacing w:before="240" w:after="0" w:line="276" w:lineRule="auto"/>
                  <w:jc w:val="left"/>
                </w:pPr>
                <w:r>
                  <w:t xml:space="preserve">8a. Nếu lưu không thành công, </w:t>
                </w:r>
                <w:r>
                  <w:rPr>
                    <w:highlight w:val="white"/>
                  </w:rPr>
                  <w:t>hệ thống hiển thị thông báo “Lỗi xảy ra” và kết thúc</w:t>
                </w:r>
                <w:r>
                  <w:t>.</w:t>
                </w:r>
              </w:p>
            </w:tc>
          </w:tr>
          <w:tr w:rsidR="005E204F" w14:paraId="64F8AE57" w14:textId="77777777">
            <w:tc>
              <w:tcPr>
                <w:tcW w:w="2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E53A86" w14:textId="77777777" w:rsidR="005E204F" w:rsidRDefault="00000000">
                <w:pPr>
                  <w:pBdr>
                    <w:bottom w:val="none" w:sz="0" w:space="8" w:color="000000"/>
                  </w:pBdr>
                  <w:spacing w:after="0"/>
                  <w:ind w:left="80"/>
                  <w:jc w:val="left"/>
                </w:pPr>
                <w:r>
                  <w:t>Business rules</w:t>
                </w:r>
              </w:p>
            </w:tc>
            <w:tc>
              <w:tcPr>
                <w:tcW w:w="6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02F834" w14:textId="77777777" w:rsidR="005E204F" w:rsidRDefault="00000000">
                <w:pPr>
                  <w:pBdr>
                    <w:bottom w:val="none" w:sz="0" w:space="8" w:color="000000"/>
                  </w:pBdr>
                  <w:spacing w:after="0"/>
                  <w:jc w:val="left"/>
                </w:pPr>
                <w:r>
                  <w:t>N/A</w:t>
                </w:r>
              </w:p>
            </w:tc>
          </w:tr>
          <w:tr w:rsidR="005E204F" w14:paraId="7B5FDC51" w14:textId="77777777">
            <w:tc>
              <w:tcPr>
                <w:tcW w:w="2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453C70" w14:textId="77777777" w:rsidR="005E204F" w:rsidRDefault="00000000">
                <w:pPr>
                  <w:pBdr>
                    <w:bottom w:val="none" w:sz="0" w:space="8" w:color="000000"/>
                  </w:pBdr>
                  <w:spacing w:after="0"/>
                  <w:ind w:left="80"/>
                  <w:jc w:val="left"/>
                </w:pPr>
                <w:r>
                  <w:t>Non-functional requirements</w:t>
                </w:r>
              </w:p>
            </w:tc>
            <w:tc>
              <w:tcPr>
                <w:tcW w:w="6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2C5FB2" w14:textId="77777777" w:rsidR="005E204F" w:rsidRDefault="00000000">
                <w:pPr>
                  <w:pBdr>
                    <w:bottom w:val="none" w:sz="0" w:space="8" w:color="000000"/>
                  </w:pBdr>
                  <w:spacing w:after="0"/>
                  <w:jc w:val="left"/>
                </w:pPr>
                <w:r>
                  <w:t>N/A</w:t>
                </w:r>
              </w:p>
            </w:tc>
          </w:tr>
        </w:tbl>
      </w:sdtContent>
    </w:sdt>
    <w:p w14:paraId="27941986" w14:textId="77777777" w:rsidR="005E204F" w:rsidRDefault="005E204F">
      <w:pPr>
        <w:spacing w:after="0" w:line="276" w:lineRule="auto"/>
        <w:jc w:val="left"/>
      </w:pPr>
    </w:p>
    <w:p w14:paraId="77A3EB17" w14:textId="77777777" w:rsidR="005E204F" w:rsidRDefault="00000000">
      <w:pPr>
        <w:spacing w:after="0" w:line="276" w:lineRule="auto"/>
        <w:jc w:val="left"/>
      </w:pPr>
      <w:r>
        <w:t>Activity diagram:</w:t>
      </w:r>
    </w:p>
    <w:p w14:paraId="667EC125" w14:textId="77777777" w:rsidR="005E204F" w:rsidRDefault="00000000">
      <w:pPr>
        <w:spacing w:after="0" w:line="276" w:lineRule="auto"/>
        <w:jc w:val="left"/>
      </w:pPr>
      <w:r>
        <w:rPr>
          <w:noProof/>
        </w:rPr>
        <w:lastRenderedPageBreak/>
        <w:drawing>
          <wp:inline distT="114300" distB="114300" distL="114300" distR="114300" wp14:anchorId="286CA681" wp14:editId="6B3C6745">
            <wp:extent cx="5943600" cy="6553200"/>
            <wp:effectExtent l="0" t="0" r="0" b="0"/>
            <wp:docPr id="6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7"/>
                    <a:srcRect/>
                    <a:stretch>
                      <a:fillRect/>
                    </a:stretch>
                  </pic:blipFill>
                  <pic:spPr>
                    <a:xfrm>
                      <a:off x="0" y="0"/>
                      <a:ext cx="5943600" cy="6553200"/>
                    </a:xfrm>
                    <a:prstGeom prst="rect">
                      <a:avLst/>
                    </a:prstGeom>
                    <a:ln/>
                  </pic:spPr>
                </pic:pic>
              </a:graphicData>
            </a:graphic>
          </wp:inline>
        </w:drawing>
      </w:r>
    </w:p>
    <w:p w14:paraId="27C4A8F2" w14:textId="77777777" w:rsidR="005E204F" w:rsidRDefault="00000000">
      <w:pPr>
        <w:pStyle w:val="Heading3"/>
        <w:keepNext/>
        <w:spacing w:before="120" w:after="60" w:line="360" w:lineRule="auto"/>
        <w:ind w:firstLine="720"/>
        <w:jc w:val="left"/>
        <w:rPr>
          <w:b/>
        </w:rPr>
      </w:pPr>
      <w:bookmarkStart w:id="21" w:name="_heading=h.4i7ojhp" w:colFirst="0" w:colLast="0"/>
      <w:bookmarkEnd w:id="21"/>
      <w:r>
        <w:rPr>
          <w:b/>
        </w:rPr>
        <w:t>2.4.3 Chi tiết use case quản lý tiền điện</w:t>
      </w:r>
    </w:p>
    <w:p w14:paraId="3E921319" w14:textId="77777777" w:rsidR="005E204F" w:rsidRDefault="005E204F">
      <w:pPr>
        <w:spacing w:after="0" w:line="276" w:lineRule="auto"/>
        <w:jc w:val="left"/>
        <w:rPr>
          <w:b/>
        </w:rPr>
      </w:pPr>
    </w:p>
    <w:sdt>
      <w:sdtPr>
        <w:tag w:val="goog_rdk_13"/>
        <w:id w:val="1072854755"/>
        <w:lock w:val="contentLocked"/>
      </w:sdtPr>
      <w:sdtContent>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45"/>
            <w:gridCol w:w="6915"/>
          </w:tblGrid>
          <w:tr w:rsidR="005E204F" w14:paraId="315FBDE2" w14:textId="77777777">
            <w:tc>
              <w:tcPr>
                <w:tcW w:w="24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F36EFE" w14:textId="77777777" w:rsidR="005E204F" w:rsidRDefault="00000000">
                <w:pPr>
                  <w:pBdr>
                    <w:bottom w:val="none" w:sz="0" w:space="8" w:color="000000"/>
                  </w:pBdr>
                  <w:spacing w:after="0"/>
                  <w:ind w:left="80"/>
                  <w:jc w:val="left"/>
                </w:pPr>
                <w:r>
                  <w:t>Use case ID</w:t>
                </w:r>
              </w:p>
            </w:tc>
            <w:tc>
              <w:tcPr>
                <w:tcW w:w="691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9F5AFA3" w14:textId="77777777" w:rsidR="005E204F" w:rsidRDefault="00000000">
                <w:pPr>
                  <w:spacing w:before="240" w:after="0" w:line="276" w:lineRule="auto"/>
                  <w:jc w:val="left"/>
                </w:pPr>
                <w:r>
                  <w:t>4.3</w:t>
                </w:r>
              </w:p>
            </w:tc>
          </w:tr>
          <w:tr w:rsidR="005E204F" w14:paraId="38DBA1A2"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1044D62" w14:textId="77777777" w:rsidR="005E204F" w:rsidRDefault="00000000">
                <w:pPr>
                  <w:pBdr>
                    <w:bottom w:val="none" w:sz="0" w:space="8" w:color="000000"/>
                  </w:pBdr>
                  <w:spacing w:after="0"/>
                  <w:ind w:left="80"/>
                  <w:jc w:val="left"/>
                </w:pPr>
                <w:r>
                  <w:t>Use case name</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5D1990FA" w14:textId="77777777" w:rsidR="005E204F" w:rsidRDefault="00000000">
                <w:pPr>
                  <w:spacing w:before="240" w:after="0" w:line="276" w:lineRule="auto"/>
                  <w:jc w:val="left"/>
                </w:pPr>
                <w:r>
                  <w:t>Quản lý tiền điện.</w:t>
                </w:r>
              </w:p>
            </w:tc>
          </w:tr>
          <w:tr w:rsidR="005E204F" w14:paraId="0A26798A"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CD4A362" w14:textId="77777777" w:rsidR="005E204F" w:rsidRDefault="00000000">
                <w:pPr>
                  <w:pBdr>
                    <w:bottom w:val="none" w:sz="0" w:space="8" w:color="000000"/>
                  </w:pBdr>
                  <w:spacing w:after="0"/>
                  <w:ind w:left="80"/>
                  <w:jc w:val="left"/>
                </w:pPr>
                <w:r>
                  <w:lastRenderedPageBreak/>
                  <w:t>Description</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648CD724" w14:textId="77777777" w:rsidR="005E204F" w:rsidRDefault="00000000">
                <w:pPr>
                  <w:spacing w:before="100" w:after="0" w:line="276" w:lineRule="auto"/>
                </w:pPr>
                <w:r>
                  <w:t>Là chủ trọ, tôi muốn quản lý tiền điện của từng phòng.</w:t>
                </w:r>
              </w:p>
            </w:tc>
          </w:tr>
          <w:tr w:rsidR="005E204F" w14:paraId="0FA9CAC3"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1116779" w14:textId="77777777" w:rsidR="005E204F" w:rsidRDefault="00000000">
                <w:pPr>
                  <w:pBdr>
                    <w:bottom w:val="none" w:sz="0" w:space="8" w:color="000000"/>
                  </w:pBdr>
                  <w:spacing w:after="0"/>
                  <w:ind w:left="80"/>
                  <w:jc w:val="left"/>
                </w:pPr>
                <w:r>
                  <w:t>Actors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13BB3340" w14:textId="77777777" w:rsidR="005E204F" w:rsidRDefault="00000000">
                <w:pPr>
                  <w:spacing w:before="240" w:after="0" w:line="276" w:lineRule="auto"/>
                  <w:jc w:val="left"/>
                </w:pPr>
                <w:r>
                  <w:t>Chủ trọ.</w:t>
                </w:r>
              </w:p>
            </w:tc>
          </w:tr>
          <w:tr w:rsidR="005E204F" w14:paraId="5124FFA1"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FD455C4" w14:textId="77777777" w:rsidR="005E204F" w:rsidRDefault="00000000">
                <w:pPr>
                  <w:pBdr>
                    <w:bottom w:val="none" w:sz="0" w:space="8" w:color="000000"/>
                  </w:pBdr>
                  <w:spacing w:after="0"/>
                  <w:ind w:left="80"/>
                  <w:jc w:val="left"/>
                </w:pPr>
                <w:r>
                  <w:t>Priority</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FEB4E3C" w14:textId="77777777" w:rsidR="005E204F" w:rsidRDefault="00000000">
                <w:pPr>
                  <w:spacing w:before="240" w:after="0" w:line="276" w:lineRule="auto"/>
                  <w:jc w:val="left"/>
                </w:pPr>
                <w:r>
                  <w:t>High</w:t>
                </w:r>
              </w:p>
            </w:tc>
          </w:tr>
          <w:tr w:rsidR="005E204F" w14:paraId="4FDF1B49"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36FA74C" w14:textId="77777777" w:rsidR="005E204F" w:rsidRDefault="00000000">
                <w:pPr>
                  <w:pBdr>
                    <w:bottom w:val="none" w:sz="0" w:space="8" w:color="000000"/>
                  </w:pBdr>
                  <w:spacing w:after="0"/>
                  <w:ind w:left="80"/>
                  <w:jc w:val="left"/>
                </w:pPr>
                <w:r>
                  <w:t>Triggers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3D71BFFD" w14:textId="77777777" w:rsidR="005E204F" w:rsidRDefault="00000000">
                <w:pPr>
                  <w:spacing w:before="240" w:after="0" w:line="276" w:lineRule="auto"/>
                  <w:jc w:val="left"/>
                </w:pPr>
                <w:r>
                  <w:t>Chủ trọ chọn mở chức năng quản lý tiền điện.</w:t>
                </w:r>
              </w:p>
            </w:tc>
          </w:tr>
          <w:tr w:rsidR="005E204F" w14:paraId="33730E54"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D269936" w14:textId="77777777" w:rsidR="005E204F" w:rsidRDefault="00000000">
                <w:pPr>
                  <w:pBdr>
                    <w:bottom w:val="none" w:sz="0" w:space="8" w:color="000000"/>
                  </w:pBdr>
                  <w:spacing w:after="0"/>
                  <w:ind w:left="80"/>
                  <w:jc w:val="left"/>
                </w:pPr>
                <w:r>
                  <w:t>Pre-conditions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CD0705B" w14:textId="77777777" w:rsidR="005E204F" w:rsidRDefault="00000000">
                <w:pPr>
                  <w:spacing w:before="240" w:after="0" w:line="276" w:lineRule="auto"/>
                  <w:jc w:val="left"/>
                </w:pPr>
                <w:r>
                  <w:t>Có khách thuê trọ</w:t>
                </w:r>
              </w:p>
            </w:tc>
          </w:tr>
          <w:tr w:rsidR="005E204F" w14:paraId="5A72F95D"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FF979FD" w14:textId="77777777" w:rsidR="005E204F" w:rsidRDefault="00000000">
                <w:pPr>
                  <w:pBdr>
                    <w:bottom w:val="none" w:sz="0" w:space="8" w:color="000000"/>
                  </w:pBdr>
                  <w:spacing w:after="0"/>
                  <w:ind w:left="80"/>
                  <w:jc w:val="left"/>
                </w:pPr>
                <w:r>
                  <w:t>Post-conditions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0C9D813" w14:textId="77777777" w:rsidR="005E204F" w:rsidRDefault="00000000">
                <w:pPr>
                  <w:spacing w:before="240" w:after="0" w:line="276" w:lineRule="auto"/>
                  <w:jc w:val="left"/>
                </w:pPr>
                <w:r>
                  <w:t>Thông tin chữ số tiền điện được lưu trong hệ thống.</w:t>
                </w:r>
              </w:p>
            </w:tc>
          </w:tr>
          <w:tr w:rsidR="005E204F" w14:paraId="209964CA"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7D541ED" w14:textId="77777777" w:rsidR="005E204F" w:rsidRDefault="00000000">
                <w:pPr>
                  <w:pBdr>
                    <w:bottom w:val="none" w:sz="0" w:space="8" w:color="000000"/>
                  </w:pBdr>
                  <w:spacing w:after="0"/>
                  <w:ind w:left="80"/>
                  <w:jc w:val="left"/>
                </w:pPr>
                <w:r>
                  <w:t>Main flow</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1B4ED793" w14:textId="77777777" w:rsidR="005E204F" w:rsidRDefault="00000000">
                <w:pPr>
                  <w:numPr>
                    <w:ilvl w:val="0"/>
                    <w:numId w:val="29"/>
                  </w:numPr>
                  <w:spacing w:before="240" w:after="0" w:line="276" w:lineRule="auto"/>
                  <w:jc w:val="left"/>
                </w:pPr>
                <w:r>
                  <w:t>Chọn chức năng “Quản lý tiền thuê trọ”.</w:t>
                </w:r>
              </w:p>
              <w:p w14:paraId="3AB0D7E7" w14:textId="77777777" w:rsidR="005E204F" w:rsidRDefault="00000000">
                <w:pPr>
                  <w:numPr>
                    <w:ilvl w:val="0"/>
                    <w:numId w:val="29"/>
                  </w:numPr>
                  <w:spacing w:after="0" w:line="276" w:lineRule="auto"/>
                  <w:jc w:val="left"/>
                </w:pPr>
                <w:r>
                  <w:t>Hiển thị danh sách các phòng.</w:t>
                </w:r>
              </w:p>
              <w:p w14:paraId="2D5786EB" w14:textId="77777777" w:rsidR="005E204F" w:rsidRDefault="00000000">
                <w:pPr>
                  <w:numPr>
                    <w:ilvl w:val="0"/>
                    <w:numId w:val="29"/>
                  </w:numPr>
                  <w:spacing w:after="0" w:line="276" w:lineRule="auto"/>
                  <w:jc w:val="left"/>
                </w:pPr>
                <w:r>
                  <w:t xml:space="preserve">Chọn phòng. </w:t>
                </w:r>
              </w:p>
              <w:p w14:paraId="11DFC296" w14:textId="77777777" w:rsidR="005E204F" w:rsidRDefault="00000000">
                <w:pPr>
                  <w:numPr>
                    <w:ilvl w:val="0"/>
                    <w:numId w:val="29"/>
                  </w:numPr>
                  <w:spacing w:after="0" w:line="276" w:lineRule="auto"/>
                  <w:jc w:val="left"/>
                </w:pPr>
                <w:r>
                  <w:t xml:space="preserve">Hiển thị các mục: Quản lý tiền điện, nước, trọ </w:t>
                </w:r>
              </w:p>
              <w:p w14:paraId="5038A678" w14:textId="77777777" w:rsidR="005E204F" w:rsidRDefault="00000000">
                <w:pPr>
                  <w:numPr>
                    <w:ilvl w:val="0"/>
                    <w:numId w:val="29"/>
                  </w:numPr>
                  <w:spacing w:after="0" w:line="276" w:lineRule="auto"/>
                  <w:jc w:val="left"/>
                </w:pPr>
                <w:r>
                  <w:t>Chọn mục “Quản lý tiền điện”.</w:t>
                </w:r>
              </w:p>
              <w:p w14:paraId="2857295B" w14:textId="77777777" w:rsidR="005E204F" w:rsidRDefault="00000000">
                <w:pPr>
                  <w:numPr>
                    <w:ilvl w:val="0"/>
                    <w:numId w:val="29"/>
                  </w:numPr>
                  <w:spacing w:after="0" w:line="276" w:lineRule="auto"/>
                  <w:jc w:val="left"/>
                </w:pPr>
                <w:r>
                  <w:t>Nhập số chữ điện.</w:t>
                </w:r>
              </w:p>
              <w:p w14:paraId="32DA40C8" w14:textId="77777777" w:rsidR="005E204F" w:rsidRDefault="00000000">
                <w:pPr>
                  <w:numPr>
                    <w:ilvl w:val="0"/>
                    <w:numId w:val="29"/>
                  </w:numPr>
                  <w:spacing w:after="0" w:line="276" w:lineRule="auto"/>
                  <w:jc w:val="left"/>
                </w:pPr>
                <w:r>
                  <w:t>Chọn lưu thông tin</w:t>
                </w:r>
              </w:p>
              <w:p w14:paraId="79F3FF63" w14:textId="77777777" w:rsidR="005E204F" w:rsidRDefault="00000000">
                <w:pPr>
                  <w:numPr>
                    <w:ilvl w:val="0"/>
                    <w:numId w:val="29"/>
                  </w:numPr>
                  <w:spacing w:after="0" w:line="276" w:lineRule="auto"/>
                  <w:jc w:val="left"/>
                </w:pPr>
                <w:r>
                  <w:t>Lưu thông tin.</w:t>
                </w:r>
              </w:p>
            </w:tc>
          </w:tr>
          <w:tr w:rsidR="005E204F" w14:paraId="2F78642E"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7BC5B8C" w14:textId="77777777" w:rsidR="005E204F" w:rsidRDefault="00000000">
                <w:pPr>
                  <w:pBdr>
                    <w:bottom w:val="none" w:sz="0" w:space="8" w:color="000000"/>
                  </w:pBdr>
                  <w:spacing w:after="0"/>
                  <w:ind w:left="80"/>
                  <w:jc w:val="left"/>
                </w:pPr>
                <w:r>
                  <w:t>Alternative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5010CC3F" w14:textId="77777777" w:rsidR="005E204F" w:rsidRDefault="00000000">
                <w:pPr>
                  <w:spacing w:before="240" w:after="0" w:line="276" w:lineRule="auto"/>
                  <w:jc w:val="left"/>
                </w:pPr>
                <w:r>
                  <w:t>N/A</w:t>
                </w:r>
              </w:p>
            </w:tc>
          </w:tr>
          <w:tr w:rsidR="005E204F" w14:paraId="46F3E657"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8A803A4" w14:textId="77777777" w:rsidR="005E204F" w:rsidRDefault="00000000">
                <w:pPr>
                  <w:pBdr>
                    <w:bottom w:val="none" w:sz="0" w:space="8" w:color="000000"/>
                  </w:pBdr>
                  <w:spacing w:after="0"/>
                  <w:ind w:left="80"/>
                  <w:jc w:val="left"/>
                </w:pPr>
                <w:r>
                  <w:t>Exception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20A076A2" w14:textId="77777777" w:rsidR="005E204F" w:rsidRDefault="00000000">
                <w:pPr>
                  <w:spacing w:before="240" w:after="0" w:line="276" w:lineRule="auto"/>
                  <w:jc w:val="left"/>
                </w:pPr>
                <w:r>
                  <w:t xml:space="preserve">7a. Nếu lưu không thành công, </w:t>
                </w:r>
                <w:r>
                  <w:rPr>
                    <w:highlight w:val="white"/>
                  </w:rPr>
                  <w:t>hệ thống hiển thị thông báo “Lỗi xảy ra” và kết thúc</w:t>
                </w:r>
                <w:r>
                  <w:t>.</w:t>
                </w:r>
              </w:p>
            </w:tc>
          </w:tr>
          <w:tr w:rsidR="005E204F" w14:paraId="5FECAB28" w14:textId="77777777">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D86802" w14:textId="77777777" w:rsidR="005E204F" w:rsidRDefault="00000000">
                <w:pPr>
                  <w:pBdr>
                    <w:bottom w:val="none" w:sz="0" w:space="8" w:color="000000"/>
                  </w:pBdr>
                  <w:spacing w:after="0"/>
                  <w:ind w:left="80"/>
                  <w:jc w:val="left"/>
                </w:pPr>
                <w:r>
                  <w:t>Business rules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1AC462" w14:textId="77777777" w:rsidR="005E204F" w:rsidRDefault="00000000">
                <w:pPr>
                  <w:pBdr>
                    <w:bottom w:val="none" w:sz="0" w:space="8" w:color="000000"/>
                  </w:pBdr>
                  <w:spacing w:after="0"/>
                  <w:jc w:val="left"/>
                </w:pPr>
                <w:r>
                  <w:t>N/A</w:t>
                </w:r>
              </w:p>
            </w:tc>
          </w:tr>
          <w:tr w:rsidR="005E204F" w14:paraId="7533C554" w14:textId="77777777">
            <w:trPr>
              <w:trHeight w:val="582"/>
            </w:trPr>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6F0948" w14:textId="77777777" w:rsidR="005E204F" w:rsidRDefault="00000000">
                <w:pPr>
                  <w:pBdr>
                    <w:bottom w:val="none" w:sz="0" w:space="8" w:color="000000"/>
                  </w:pBdr>
                  <w:spacing w:after="0"/>
                  <w:ind w:left="80"/>
                  <w:jc w:val="left"/>
                </w:pPr>
                <w:r>
                  <w:t>Non-functional requirements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C3CA46" w14:textId="77777777" w:rsidR="005E204F" w:rsidRDefault="00000000">
                <w:pPr>
                  <w:pBdr>
                    <w:bottom w:val="none" w:sz="0" w:space="8" w:color="000000"/>
                  </w:pBdr>
                  <w:spacing w:after="0"/>
                  <w:jc w:val="left"/>
                </w:pPr>
                <w:r>
                  <w:t>N/A</w:t>
                </w:r>
              </w:p>
            </w:tc>
          </w:tr>
        </w:tbl>
      </w:sdtContent>
    </w:sdt>
    <w:p w14:paraId="5E2628EA" w14:textId="77777777" w:rsidR="005E204F" w:rsidRDefault="00000000">
      <w:pPr>
        <w:spacing w:after="0" w:line="276" w:lineRule="auto"/>
        <w:jc w:val="left"/>
      </w:pPr>
      <w:r>
        <w:t>Activity diagram:</w:t>
      </w:r>
    </w:p>
    <w:p w14:paraId="78FC8D85" w14:textId="77777777" w:rsidR="005E204F" w:rsidRDefault="00000000">
      <w:pPr>
        <w:spacing w:after="0" w:line="276" w:lineRule="auto"/>
        <w:jc w:val="left"/>
      </w:pPr>
      <w:r>
        <w:rPr>
          <w:noProof/>
        </w:rPr>
        <w:lastRenderedPageBreak/>
        <w:drawing>
          <wp:inline distT="114300" distB="114300" distL="114300" distR="114300" wp14:anchorId="0752BC0E" wp14:editId="0C050D7A">
            <wp:extent cx="5943600" cy="6184900"/>
            <wp:effectExtent l="0" t="0" r="0" b="0"/>
            <wp:docPr id="6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8"/>
                    <a:srcRect/>
                    <a:stretch>
                      <a:fillRect/>
                    </a:stretch>
                  </pic:blipFill>
                  <pic:spPr>
                    <a:xfrm>
                      <a:off x="0" y="0"/>
                      <a:ext cx="5943600" cy="6184900"/>
                    </a:xfrm>
                    <a:prstGeom prst="rect">
                      <a:avLst/>
                    </a:prstGeom>
                    <a:ln/>
                  </pic:spPr>
                </pic:pic>
              </a:graphicData>
            </a:graphic>
          </wp:inline>
        </w:drawing>
      </w:r>
    </w:p>
    <w:p w14:paraId="0BCE1278" w14:textId="77777777" w:rsidR="005E204F" w:rsidRDefault="00000000">
      <w:pPr>
        <w:numPr>
          <w:ilvl w:val="1"/>
          <w:numId w:val="14"/>
        </w:numPr>
        <w:rPr>
          <w:b/>
        </w:rPr>
      </w:pPr>
      <w:bookmarkStart w:id="22" w:name="_heading=h.2xcytpi" w:colFirst="0" w:colLast="0"/>
      <w:bookmarkEnd w:id="22"/>
      <w:r>
        <w:rPr>
          <w:b/>
        </w:rPr>
        <w:t>Use case Quản lý thanh toán</w:t>
      </w:r>
    </w:p>
    <w:p w14:paraId="7BA72F7A" w14:textId="77777777" w:rsidR="005E204F" w:rsidRDefault="00000000">
      <w:pPr>
        <w:pStyle w:val="Heading3"/>
        <w:keepNext/>
        <w:spacing w:before="120" w:after="60" w:line="360" w:lineRule="auto"/>
        <w:ind w:firstLine="720"/>
        <w:jc w:val="left"/>
        <w:rPr>
          <w:b/>
        </w:rPr>
      </w:pPr>
      <w:bookmarkStart w:id="23" w:name="_heading=h.1ci93xb" w:colFirst="0" w:colLast="0"/>
      <w:bookmarkEnd w:id="23"/>
      <w:r>
        <w:rPr>
          <w:b/>
        </w:rPr>
        <w:t>2.5.1 Chi tiết use case xuất hoá đơn</w:t>
      </w:r>
    </w:p>
    <w:p w14:paraId="57D549C3" w14:textId="77777777" w:rsidR="005E204F" w:rsidRDefault="005E204F">
      <w:pPr>
        <w:spacing w:after="0" w:line="276" w:lineRule="auto"/>
        <w:jc w:val="left"/>
        <w:rPr>
          <w:b/>
        </w:rPr>
      </w:pPr>
    </w:p>
    <w:sdt>
      <w:sdtPr>
        <w:tag w:val="goog_rdk_14"/>
        <w:id w:val="1009561948"/>
        <w:lock w:val="contentLocked"/>
      </w:sdtPr>
      <w:sdtContent>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45"/>
            <w:gridCol w:w="6915"/>
          </w:tblGrid>
          <w:tr w:rsidR="005E204F" w14:paraId="433148F1" w14:textId="77777777">
            <w:tc>
              <w:tcPr>
                <w:tcW w:w="24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7BB427" w14:textId="77777777" w:rsidR="005E204F" w:rsidRDefault="00000000">
                <w:pPr>
                  <w:pBdr>
                    <w:bottom w:val="none" w:sz="0" w:space="8" w:color="000000"/>
                  </w:pBdr>
                  <w:spacing w:after="0"/>
                  <w:ind w:left="80"/>
                  <w:jc w:val="left"/>
                </w:pPr>
                <w:r>
                  <w:t>Use case ID</w:t>
                </w:r>
              </w:p>
            </w:tc>
            <w:tc>
              <w:tcPr>
                <w:tcW w:w="691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20BB0EBE" w14:textId="77777777" w:rsidR="005E204F" w:rsidRDefault="00000000">
                <w:pPr>
                  <w:spacing w:before="240" w:after="0" w:line="276" w:lineRule="auto"/>
                  <w:jc w:val="left"/>
                </w:pPr>
                <w:r>
                  <w:t>5.1</w:t>
                </w:r>
              </w:p>
            </w:tc>
          </w:tr>
          <w:tr w:rsidR="005E204F" w14:paraId="0D3A798B"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4C82F0D" w14:textId="77777777" w:rsidR="005E204F" w:rsidRDefault="00000000">
                <w:pPr>
                  <w:pBdr>
                    <w:bottom w:val="none" w:sz="0" w:space="8" w:color="000000"/>
                  </w:pBdr>
                  <w:spacing w:after="0"/>
                  <w:ind w:left="80"/>
                  <w:jc w:val="left"/>
                </w:pPr>
                <w:r>
                  <w:t>Use case name</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1EC1D5F9" w14:textId="77777777" w:rsidR="005E204F" w:rsidRDefault="00000000">
                <w:pPr>
                  <w:spacing w:before="240" w:after="0" w:line="276" w:lineRule="auto"/>
                  <w:jc w:val="left"/>
                </w:pPr>
                <w:r>
                  <w:t>Xuất hoá đơn</w:t>
                </w:r>
              </w:p>
            </w:tc>
          </w:tr>
          <w:tr w:rsidR="005E204F" w14:paraId="27231408"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75572EF" w14:textId="77777777" w:rsidR="005E204F" w:rsidRDefault="00000000">
                <w:pPr>
                  <w:pBdr>
                    <w:bottom w:val="none" w:sz="0" w:space="8" w:color="000000"/>
                  </w:pBdr>
                  <w:spacing w:after="0"/>
                  <w:ind w:left="80"/>
                  <w:jc w:val="left"/>
                </w:pPr>
                <w:r>
                  <w:lastRenderedPageBreak/>
                  <w:t>Description</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4426FF75" w14:textId="77777777" w:rsidR="005E204F" w:rsidRDefault="00000000">
                <w:pPr>
                  <w:spacing w:before="100" w:after="0" w:line="276" w:lineRule="auto"/>
                </w:pPr>
                <w:r>
                  <w:t>Là chủ trọ, tôi muốn xuất hoá đơn tiền trọ cho từng phòng.</w:t>
                </w:r>
              </w:p>
            </w:tc>
          </w:tr>
          <w:tr w:rsidR="005E204F" w14:paraId="03FE7E11"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7C4394C" w14:textId="77777777" w:rsidR="005E204F" w:rsidRDefault="00000000">
                <w:pPr>
                  <w:pBdr>
                    <w:bottom w:val="none" w:sz="0" w:space="8" w:color="000000"/>
                  </w:pBdr>
                  <w:spacing w:after="0"/>
                  <w:ind w:left="80"/>
                  <w:jc w:val="left"/>
                </w:pPr>
                <w:r>
                  <w:t>Actors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DD6C98A" w14:textId="77777777" w:rsidR="005E204F" w:rsidRDefault="00000000">
                <w:pPr>
                  <w:spacing w:before="240" w:after="0" w:line="276" w:lineRule="auto"/>
                  <w:jc w:val="left"/>
                </w:pPr>
                <w:r>
                  <w:t>Chủ trọ.</w:t>
                </w:r>
              </w:p>
            </w:tc>
          </w:tr>
          <w:tr w:rsidR="005E204F" w14:paraId="15312C1E"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536F7DD" w14:textId="77777777" w:rsidR="005E204F" w:rsidRDefault="00000000">
                <w:pPr>
                  <w:pBdr>
                    <w:bottom w:val="none" w:sz="0" w:space="8" w:color="000000"/>
                  </w:pBdr>
                  <w:spacing w:after="0"/>
                  <w:ind w:left="80"/>
                  <w:jc w:val="left"/>
                </w:pPr>
                <w:r>
                  <w:t>Priority</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38CFC123" w14:textId="77777777" w:rsidR="005E204F" w:rsidRDefault="00000000">
                <w:pPr>
                  <w:spacing w:before="240" w:after="0" w:line="276" w:lineRule="auto"/>
                  <w:jc w:val="left"/>
                </w:pPr>
                <w:r>
                  <w:t>High</w:t>
                </w:r>
              </w:p>
            </w:tc>
          </w:tr>
          <w:tr w:rsidR="005E204F" w14:paraId="5E74BDD3"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762A8E" w14:textId="77777777" w:rsidR="005E204F" w:rsidRDefault="00000000">
                <w:pPr>
                  <w:pBdr>
                    <w:bottom w:val="none" w:sz="0" w:space="8" w:color="000000"/>
                  </w:pBdr>
                  <w:spacing w:after="0"/>
                  <w:ind w:left="80"/>
                  <w:jc w:val="left"/>
                </w:pPr>
                <w:r>
                  <w:t>Triggers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424B5125" w14:textId="77777777" w:rsidR="005E204F" w:rsidRDefault="00000000">
                <w:pPr>
                  <w:spacing w:before="240" w:after="0" w:line="276" w:lineRule="auto"/>
                  <w:jc w:val="left"/>
                </w:pPr>
                <w:r>
                  <w:t>Chủ trọ chọn mở chức năng xuất hoá đơn.</w:t>
                </w:r>
              </w:p>
            </w:tc>
          </w:tr>
          <w:tr w:rsidR="005E204F" w14:paraId="1FB40FA7"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FA32922" w14:textId="77777777" w:rsidR="005E204F" w:rsidRDefault="00000000">
                <w:pPr>
                  <w:pBdr>
                    <w:bottom w:val="none" w:sz="0" w:space="8" w:color="000000"/>
                  </w:pBdr>
                  <w:spacing w:after="0"/>
                  <w:ind w:left="80"/>
                  <w:jc w:val="left"/>
                </w:pPr>
                <w:r>
                  <w:t>Pre-conditions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716DE340" w14:textId="77777777" w:rsidR="005E204F" w:rsidRDefault="00000000">
                <w:pPr>
                  <w:spacing w:before="240" w:after="0" w:line="276" w:lineRule="auto"/>
                  <w:jc w:val="left"/>
                </w:pPr>
                <w:r>
                  <w:t>Có khách thuê trọ</w:t>
                </w:r>
              </w:p>
            </w:tc>
          </w:tr>
          <w:tr w:rsidR="005E204F" w14:paraId="1CA39101"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9C947D1" w14:textId="77777777" w:rsidR="005E204F" w:rsidRDefault="00000000">
                <w:pPr>
                  <w:pBdr>
                    <w:bottom w:val="none" w:sz="0" w:space="8" w:color="000000"/>
                  </w:pBdr>
                  <w:spacing w:after="0"/>
                  <w:ind w:left="80"/>
                  <w:jc w:val="left"/>
                </w:pPr>
                <w:r>
                  <w:t>Post-conditions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19D50813" w14:textId="77777777" w:rsidR="005E204F" w:rsidRDefault="00000000">
                <w:pPr>
                  <w:spacing w:before="240" w:after="0" w:line="276" w:lineRule="auto"/>
                  <w:jc w:val="left"/>
                </w:pPr>
                <w:r>
                  <w:t>Hoá đơn được lưu lại</w:t>
                </w:r>
              </w:p>
            </w:tc>
          </w:tr>
          <w:tr w:rsidR="005E204F" w14:paraId="7503A2A0"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9FE8D82" w14:textId="77777777" w:rsidR="005E204F" w:rsidRDefault="00000000">
                <w:pPr>
                  <w:pBdr>
                    <w:bottom w:val="none" w:sz="0" w:space="8" w:color="000000"/>
                  </w:pBdr>
                  <w:spacing w:after="0"/>
                  <w:ind w:left="80"/>
                  <w:jc w:val="left"/>
                </w:pPr>
                <w:r>
                  <w:t>Main flow</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45878C44" w14:textId="77777777" w:rsidR="005E204F" w:rsidRDefault="00000000">
                <w:pPr>
                  <w:numPr>
                    <w:ilvl w:val="0"/>
                    <w:numId w:val="30"/>
                  </w:numPr>
                  <w:spacing w:before="240" w:after="0" w:line="276" w:lineRule="auto"/>
                  <w:jc w:val="left"/>
                </w:pPr>
                <w:r>
                  <w:t>Chọn chức năng “Quản lý thanh toán”.</w:t>
                </w:r>
              </w:p>
              <w:p w14:paraId="7C1CF6F3" w14:textId="77777777" w:rsidR="005E204F" w:rsidRDefault="00000000">
                <w:pPr>
                  <w:numPr>
                    <w:ilvl w:val="0"/>
                    <w:numId w:val="30"/>
                  </w:numPr>
                  <w:spacing w:after="0" w:line="276" w:lineRule="auto"/>
                  <w:jc w:val="left"/>
                </w:pPr>
                <w:r>
                  <w:t>Hiển thị các mục: Xuất hoá đơn, quản lý việc xác nhận thanh toán</w:t>
                </w:r>
              </w:p>
              <w:p w14:paraId="7E3AB7D8" w14:textId="77777777" w:rsidR="005E204F" w:rsidRDefault="00000000">
                <w:pPr>
                  <w:numPr>
                    <w:ilvl w:val="0"/>
                    <w:numId w:val="30"/>
                  </w:numPr>
                  <w:spacing w:after="0" w:line="276" w:lineRule="auto"/>
                  <w:jc w:val="left"/>
                </w:pPr>
                <w:r>
                  <w:t>Chọn mục “Xuất hoá đơn”</w:t>
                </w:r>
              </w:p>
              <w:p w14:paraId="2DABC524" w14:textId="77777777" w:rsidR="005E204F" w:rsidRDefault="00000000">
                <w:pPr>
                  <w:numPr>
                    <w:ilvl w:val="0"/>
                    <w:numId w:val="30"/>
                  </w:numPr>
                  <w:spacing w:after="0" w:line="276" w:lineRule="auto"/>
                  <w:jc w:val="left"/>
                </w:pPr>
                <w:r>
                  <w:t>Hiển thị danh sách các phòng.</w:t>
                </w:r>
              </w:p>
              <w:p w14:paraId="31B6D0AB" w14:textId="77777777" w:rsidR="005E204F" w:rsidRDefault="00000000">
                <w:pPr>
                  <w:numPr>
                    <w:ilvl w:val="0"/>
                    <w:numId w:val="30"/>
                  </w:numPr>
                  <w:spacing w:after="0" w:line="276" w:lineRule="auto"/>
                  <w:jc w:val="left"/>
                </w:pPr>
                <w:r>
                  <w:t xml:space="preserve">Chọn phòng. </w:t>
                </w:r>
              </w:p>
              <w:p w14:paraId="4D6FFAC0" w14:textId="77777777" w:rsidR="005E204F" w:rsidRDefault="00000000">
                <w:pPr>
                  <w:numPr>
                    <w:ilvl w:val="0"/>
                    <w:numId w:val="30"/>
                  </w:numPr>
                  <w:spacing w:after="0" w:line="276" w:lineRule="auto"/>
                  <w:jc w:val="left"/>
                </w:pPr>
                <w:r>
                  <w:t>Chọn xuất hoá đơn</w:t>
                </w:r>
              </w:p>
              <w:p w14:paraId="5BF36E4A" w14:textId="77777777" w:rsidR="005E204F" w:rsidRDefault="00000000">
                <w:pPr>
                  <w:numPr>
                    <w:ilvl w:val="0"/>
                    <w:numId w:val="30"/>
                  </w:numPr>
                  <w:spacing w:after="0" w:line="276" w:lineRule="auto"/>
                  <w:jc w:val="left"/>
                </w:pPr>
                <w:r>
                  <w:t>Tính số tiền mà phòng được thuê cần trả</w:t>
                </w:r>
              </w:p>
              <w:p w14:paraId="24DB0538" w14:textId="77777777" w:rsidR="005E204F" w:rsidRDefault="00000000">
                <w:pPr>
                  <w:numPr>
                    <w:ilvl w:val="0"/>
                    <w:numId w:val="30"/>
                  </w:numPr>
                  <w:spacing w:after="0" w:line="276" w:lineRule="auto"/>
                  <w:jc w:val="left"/>
                </w:pPr>
                <w:r>
                  <w:t>Hiển thị hoá đơn</w:t>
                </w:r>
              </w:p>
              <w:p w14:paraId="0164043F" w14:textId="77777777" w:rsidR="005E204F" w:rsidRDefault="00000000">
                <w:pPr>
                  <w:numPr>
                    <w:ilvl w:val="0"/>
                    <w:numId w:val="30"/>
                  </w:numPr>
                  <w:spacing w:after="0" w:line="276" w:lineRule="auto"/>
                  <w:jc w:val="left"/>
                </w:pPr>
                <w:r>
                  <w:t>Lưu thông tin</w:t>
                </w:r>
              </w:p>
            </w:tc>
          </w:tr>
          <w:tr w:rsidR="005E204F" w14:paraId="24835527"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782C7BE" w14:textId="77777777" w:rsidR="005E204F" w:rsidRDefault="00000000">
                <w:pPr>
                  <w:pBdr>
                    <w:bottom w:val="none" w:sz="0" w:space="8" w:color="000000"/>
                  </w:pBdr>
                  <w:spacing w:after="0"/>
                  <w:ind w:left="80"/>
                  <w:jc w:val="left"/>
                </w:pPr>
                <w:r>
                  <w:t>Alternative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5F358D87" w14:textId="77777777" w:rsidR="005E204F" w:rsidRDefault="00000000">
                <w:pPr>
                  <w:spacing w:before="240" w:after="0" w:line="276" w:lineRule="auto"/>
                  <w:jc w:val="left"/>
                </w:pPr>
                <w:r>
                  <w:t>N/A</w:t>
                </w:r>
              </w:p>
            </w:tc>
          </w:tr>
          <w:tr w:rsidR="005E204F" w14:paraId="2AC6B4AF"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D667C3A" w14:textId="77777777" w:rsidR="005E204F" w:rsidRDefault="00000000">
                <w:pPr>
                  <w:pBdr>
                    <w:bottom w:val="none" w:sz="0" w:space="8" w:color="000000"/>
                  </w:pBdr>
                  <w:spacing w:after="0"/>
                  <w:ind w:left="80"/>
                  <w:jc w:val="left"/>
                </w:pPr>
                <w:r>
                  <w:t>Exception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3FB8ACB7" w14:textId="77777777" w:rsidR="005E204F" w:rsidRDefault="00000000">
                <w:pPr>
                  <w:spacing w:before="240" w:after="0" w:line="276" w:lineRule="auto"/>
                  <w:jc w:val="left"/>
                </w:pPr>
                <w:r>
                  <w:t xml:space="preserve">9a. Nếu lưu không thành công, </w:t>
                </w:r>
                <w:r>
                  <w:rPr>
                    <w:highlight w:val="white"/>
                  </w:rPr>
                  <w:t>hệ thống hiển thị thông báo “Lỗi xảy ra” và kết thúc</w:t>
                </w:r>
                <w:r>
                  <w:t>.</w:t>
                </w:r>
              </w:p>
            </w:tc>
          </w:tr>
          <w:tr w:rsidR="005E204F" w14:paraId="22F80625" w14:textId="77777777">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0E6D00" w14:textId="77777777" w:rsidR="005E204F" w:rsidRDefault="00000000">
                <w:pPr>
                  <w:pBdr>
                    <w:bottom w:val="none" w:sz="0" w:space="8" w:color="000000"/>
                  </w:pBdr>
                  <w:spacing w:after="0"/>
                  <w:ind w:left="80"/>
                  <w:jc w:val="left"/>
                </w:pPr>
                <w:r>
                  <w:t>Business rules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8786128" w14:textId="77777777" w:rsidR="005E204F" w:rsidRDefault="00000000">
                <w:pPr>
                  <w:pBdr>
                    <w:bottom w:val="none" w:sz="0" w:space="8" w:color="000000"/>
                  </w:pBdr>
                  <w:spacing w:after="0"/>
                  <w:jc w:val="left"/>
                </w:pPr>
                <w:r>
                  <w:t>7a. Hoá đơn được tính ra dựa vào:</w:t>
                </w:r>
              </w:p>
              <w:p w14:paraId="1D34124D" w14:textId="77777777" w:rsidR="005E204F" w:rsidRDefault="00000000">
                <w:pPr>
                  <w:pBdr>
                    <w:bottom w:val="none" w:sz="0" w:space="8" w:color="000000"/>
                  </w:pBdr>
                  <w:spacing w:after="0"/>
                  <w:jc w:val="left"/>
                </w:pPr>
                <w:r>
                  <w:t xml:space="preserve">Tổng tiền thuê = tiền trọ + tiền nước + tiền điện </w:t>
                </w:r>
              </w:p>
              <w:p w14:paraId="71AED47C" w14:textId="77777777" w:rsidR="005E204F" w:rsidRDefault="00000000">
                <w:pPr>
                  <w:pBdr>
                    <w:bottom w:val="none" w:sz="0" w:space="8" w:color="000000"/>
                  </w:pBdr>
                  <w:spacing w:after="0"/>
                  <w:jc w:val="left"/>
                </w:pPr>
                <w:r>
                  <w:t>Tiền nước = số người * 30.000</w:t>
                </w:r>
              </w:p>
              <w:p w14:paraId="5B1A81F2" w14:textId="77777777" w:rsidR="005E204F" w:rsidRDefault="00000000">
                <w:pPr>
                  <w:pBdr>
                    <w:bottom w:val="none" w:sz="0" w:space="8" w:color="000000"/>
                  </w:pBdr>
                  <w:shd w:val="clear" w:color="auto" w:fill="FBFBFB"/>
                  <w:spacing w:after="0"/>
                  <w:jc w:val="left"/>
                </w:pPr>
                <w:r>
                  <w:t>Tiền điện = số chữ điện * 3.000</w:t>
                </w:r>
              </w:p>
            </w:tc>
          </w:tr>
          <w:tr w:rsidR="005E204F" w14:paraId="6F4E8830" w14:textId="77777777">
            <w:trPr>
              <w:trHeight w:val="582"/>
            </w:trPr>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107C21" w14:textId="77777777" w:rsidR="005E204F" w:rsidRDefault="00000000">
                <w:pPr>
                  <w:pBdr>
                    <w:bottom w:val="none" w:sz="0" w:space="8" w:color="000000"/>
                  </w:pBdr>
                  <w:spacing w:after="0"/>
                  <w:ind w:left="80"/>
                  <w:jc w:val="left"/>
                </w:pPr>
                <w:r>
                  <w:t>Non-functional requirements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76CACA" w14:textId="77777777" w:rsidR="005E204F" w:rsidRDefault="00000000">
                <w:pPr>
                  <w:pBdr>
                    <w:bottom w:val="none" w:sz="0" w:space="8" w:color="000000"/>
                  </w:pBdr>
                  <w:spacing w:after="0"/>
                  <w:jc w:val="left"/>
                </w:pPr>
                <w:r>
                  <w:t>N/A</w:t>
                </w:r>
              </w:p>
            </w:tc>
          </w:tr>
        </w:tbl>
      </w:sdtContent>
    </w:sdt>
    <w:p w14:paraId="32CB8D5A" w14:textId="77777777" w:rsidR="005E204F" w:rsidRDefault="00000000">
      <w:r>
        <w:t>Activity diagram:</w:t>
      </w:r>
    </w:p>
    <w:p w14:paraId="45FA8F89" w14:textId="77777777" w:rsidR="005E204F" w:rsidRDefault="00000000">
      <w:pPr>
        <w:rPr>
          <w:b/>
        </w:rPr>
      </w:pPr>
      <w:r>
        <w:rPr>
          <w:b/>
          <w:noProof/>
        </w:rPr>
        <w:lastRenderedPageBreak/>
        <w:drawing>
          <wp:inline distT="114300" distB="114300" distL="114300" distR="114300" wp14:anchorId="38E2B120" wp14:editId="6BB1EE1E">
            <wp:extent cx="5943600" cy="7556500"/>
            <wp:effectExtent l="0" t="0" r="0" b="0"/>
            <wp:docPr id="6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5943600" cy="7556500"/>
                    </a:xfrm>
                    <a:prstGeom prst="rect">
                      <a:avLst/>
                    </a:prstGeom>
                    <a:ln/>
                  </pic:spPr>
                </pic:pic>
              </a:graphicData>
            </a:graphic>
          </wp:inline>
        </w:drawing>
      </w:r>
    </w:p>
    <w:p w14:paraId="38614C71" w14:textId="77777777" w:rsidR="005E204F" w:rsidRDefault="005E204F">
      <w:pPr>
        <w:rPr>
          <w:b/>
        </w:rPr>
      </w:pPr>
    </w:p>
    <w:p w14:paraId="07BE6472" w14:textId="77777777" w:rsidR="005E204F" w:rsidRDefault="00000000">
      <w:pPr>
        <w:pStyle w:val="Heading3"/>
        <w:keepNext/>
        <w:spacing w:before="120" w:after="60" w:line="360" w:lineRule="auto"/>
        <w:ind w:firstLine="720"/>
        <w:jc w:val="left"/>
        <w:rPr>
          <w:b/>
        </w:rPr>
      </w:pPr>
      <w:bookmarkStart w:id="24" w:name="_heading=h.3whwml4" w:colFirst="0" w:colLast="0"/>
      <w:bookmarkEnd w:id="24"/>
      <w:r>
        <w:rPr>
          <w:b/>
        </w:rPr>
        <w:lastRenderedPageBreak/>
        <w:t>2.5.2 Chi tiết use case Quản lý thanh toán</w:t>
      </w:r>
    </w:p>
    <w:p w14:paraId="2E201147" w14:textId="77777777" w:rsidR="005E204F" w:rsidRDefault="005E204F">
      <w:pPr>
        <w:spacing w:after="0" w:line="276" w:lineRule="auto"/>
        <w:jc w:val="left"/>
        <w:rPr>
          <w:b/>
        </w:rPr>
      </w:pPr>
    </w:p>
    <w:sdt>
      <w:sdtPr>
        <w:tag w:val="goog_rdk_15"/>
        <w:id w:val="2076237678"/>
        <w:lock w:val="contentLocked"/>
      </w:sdtPr>
      <w:sdtContent>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45"/>
            <w:gridCol w:w="6915"/>
          </w:tblGrid>
          <w:tr w:rsidR="005E204F" w14:paraId="54175CA0" w14:textId="77777777">
            <w:tc>
              <w:tcPr>
                <w:tcW w:w="24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F439C8C" w14:textId="77777777" w:rsidR="005E204F" w:rsidRDefault="00000000">
                <w:pPr>
                  <w:pBdr>
                    <w:bottom w:val="none" w:sz="0" w:space="8" w:color="000000"/>
                  </w:pBdr>
                  <w:spacing w:after="0"/>
                  <w:ind w:left="80"/>
                  <w:jc w:val="left"/>
                </w:pPr>
                <w:r>
                  <w:t>Use case ID</w:t>
                </w:r>
              </w:p>
            </w:tc>
            <w:tc>
              <w:tcPr>
                <w:tcW w:w="691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FD972D5" w14:textId="77777777" w:rsidR="005E204F" w:rsidRDefault="00000000">
                <w:pPr>
                  <w:spacing w:before="240" w:after="0" w:line="276" w:lineRule="auto"/>
                  <w:jc w:val="left"/>
                </w:pPr>
                <w:r>
                  <w:t>5.2</w:t>
                </w:r>
              </w:p>
            </w:tc>
          </w:tr>
          <w:tr w:rsidR="005E204F" w14:paraId="5F992C76"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F493AB9" w14:textId="77777777" w:rsidR="005E204F" w:rsidRDefault="00000000">
                <w:pPr>
                  <w:pBdr>
                    <w:bottom w:val="none" w:sz="0" w:space="8" w:color="000000"/>
                  </w:pBdr>
                  <w:spacing w:after="0"/>
                  <w:ind w:left="80"/>
                  <w:jc w:val="left"/>
                </w:pPr>
                <w:r>
                  <w:t>Use case name</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575E8174" w14:textId="77777777" w:rsidR="005E204F" w:rsidRDefault="00000000">
                <w:pPr>
                  <w:spacing w:after="0" w:line="276" w:lineRule="auto"/>
                  <w:ind w:left="80"/>
                  <w:jc w:val="left"/>
                </w:pPr>
                <w:r>
                  <w:t>Quản lý thanh toán</w:t>
                </w:r>
              </w:p>
            </w:tc>
          </w:tr>
          <w:tr w:rsidR="005E204F" w14:paraId="0411453A" w14:textId="77777777">
            <w:trPr>
              <w:trHeight w:val="612"/>
            </w:trPr>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24B853C" w14:textId="77777777" w:rsidR="005E204F" w:rsidRDefault="00000000">
                <w:pPr>
                  <w:pBdr>
                    <w:bottom w:val="none" w:sz="0" w:space="8" w:color="000000"/>
                  </w:pBdr>
                  <w:spacing w:after="0"/>
                  <w:ind w:left="80"/>
                  <w:jc w:val="left"/>
                </w:pPr>
                <w:r>
                  <w:t>Description</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76430484" w14:textId="77777777" w:rsidR="005E204F" w:rsidRDefault="00000000">
                <w:pPr>
                  <w:spacing w:after="0" w:line="276" w:lineRule="auto"/>
                  <w:ind w:left="80"/>
                  <w:jc w:val="left"/>
                </w:pPr>
                <w:r>
                  <w:t>Là chủ trọ, tôi muốn xem có bao nhiêu phòng đã thanh toán và chưa thanh toán tiền trọ.</w:t>
                </w:r>
              </w:p>
            </w:tc>
          </w:tr>
          <w:tr w:rsidR="005E204F" w14:paraId="658C90EA"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5996C8E" w14:textId="77777777" w:rsidR="005E204F" w:rsidRDefault="00000000">
                <w:pPr>
                  <w:pBdr>
                    <w:bottom w:val="none" w:sz="0" w:space="8" w:color="000000"/>
                  </w:pBdr>
                  <w:spacing w:after="0"/>
                  <w:ind w:left="80"/>
                  <w:jc w:val="left"/>
                </w:pPr>
                <w:r>
                  <w:t>Actors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9E65D0E" w14:textId="77777777" w:rsidR="005E204F" w:rsidRDefault="00000000">
                <w:pPr>
                  <w:spacing w:before="240" w:after="0" w:line="276" w:lineRule="auto"/>
                  <w:jc w:val="left"/>
                </w:pPr>
                <w:r>
                  <w:t>Chủ trọ.</w:t>
                </w:r>
              </w:p>
            </w:tc>
          </w:tr>
          <w:tr w:rsidR="005E204F" w14:paraId="5FF93AD7"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CA04F00" w14:textId="77777777" w:rsidR="005E204F" w:rsidRDefault="00000000">
                <w:pPr>
                  <w:pBdr>
                    <w:bottom w:val="none" w:sz="0" w:space="8" w:color="000000"/>
                  </w:pBdr>
                  <w:spacing w:after="0"/>
                  <w:ind w:left="80"/>
                  <w:jc w:val="left"/>
                </w:pPr>
                <w:r>
                  <w:t>Priority</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D03A5B8" w14:textId="77777777" w:rsidR="005E204F" w:rsidRDefault="00000000">
                <w:pPr>
                  <w:spacing w:before="240" w:after="0" w:line="276" w:lineRule="auto"/>
                  <w:jc w:val="left"/>
                </w:pPr>
                <w:r>
                  <w:t>High</w:t>
                </w:r>
              </w:p>
            </w:tc>
          </w:tr>
          <w:tr w:rsidR="005E204F" w14:paraId="74DC19BB"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533061" w14:textId="77777777" w:rsidR="005E204F" w:rsidRDefault="00000000">
                <w:pPr>
                  <w:pBdr>
                    <w:bottom w:val="none" w:sz="0" w:space="8" w:color="000000"/>
                  </w:pBdr>
                  <w:spacing w:after="0"/>
                  <w:ind w:left="80"/>
                  <w:jc w:val="left"/>
                </w:pPr>
                <w:r>
                  <w:t>Triggers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4D73F71E" w14:textId="77777777" w:rsidR="005E204F" w:rsidRDefault="00000000">
                <w:pPr>
                  <w:spacing w:before="240" w:after="0" w:line="276" w:lineRule="auto"/>
                  <w:jc w:val="left"/>
                </w:pPr>
                <w:r>
                  <w:t>Chủ trọ chọn mở chức năng Quản lý việc xác nhận thanh toán</w:t>
                </w:r>
              </w:p>
            </w:tc>
          </w:tr>
          <w:tr w:rsidR="005E204F" w14:paraId="368B1641"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AD400FD" w14:textId="77777777" w:rsidR="005E204F" w:rsidRDefault="00000000">
                <w:pPr>
                  <w:pBdr>
                    <w:bottom w:val="none" w:sz="0" w:space="8" w:color="000000"/>
                  </w:pBdr>
                  <w:spacing w:after="0"/>
                  <w:ind w:left="80"/>
                  <w:jc w:val="left"/>
                </w:pPr>
                <w:r>
                  <w:t>Pre-conditions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7236ACAB" w14:textId="77777777" w:rsidR="005E204F" w:rsidRDefault="00000000">
                <w:pPr>
                  <w:spacing w:before="240" w:after="0" w:line="276" w:lineRule="auto"/>
                  <w:jc w:val="left"/>
                </w:pPr>
                <w:r>
                  <w:t>Có khách thuê trọ</w:t>
                </w:r>
              </w:p>
            </w:tc>
          </w:tr>
          <w:tr w:rsidR="005E204F" w14:paraId="22D61495"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0E19874" w14:textId="77777777" w:rsidR="005E204F" w:rsidRDefault="00000000">
                <w:pPr>
                  <w:pBdr>
                    <w:bottom w:val="none" w:sz="0" w:space="8" w:color="000000"/>
                  </w:pBdr>
                  <w:spacing w:after="0"/>
                  <w:ind w:left="80"/>
                  <w:jc w:val="left"/>
                </w:pPr>
                <w:r>
                  <w:t>Post-conditions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39A24FA4" w14:textId="77777777" w:rsidR="005E204F" w:rsidRDefault="00000000">
                <w:pPr>
                  <w:spacing w:before="240" w:after="0" w:line="276" w:lineRule="auto"/>
                  <w:jc w:val="left"/>
                </w:pPr>
                <w:r>
                  <w:t>Hiển thị danh sách các phòng đã thanh toán hoá đơn tiền trọ, và các phòng chưa thanh toán hoá đơn tiền trọ</w:t>
                </w:r>
              </w:p>
            </w:tc>
          </w:tr>
          <w:tr w:rsidR="005E204F" w14:paraId="0E68699D"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9E04EFB" w14:textId="77777777" w:rsidR="005E204F" w:rsidRDefault="00000000">
                <w:pPr>
                  <w:pBdr>
                    <w:bottom w:val="none" w:sz="0" w:space="8" w:color="000000"/>
                  </w:pBdr>
                  <w:spacing w:after="0"/>
                  <w:ind w:left="80"/>
                  <w:jc w:val="left"/>
                </w:pPr>
                <w:r>
                  <w:t>Main flow</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7D42A528" w14:textId="77777777" w:rsidR="005E204F" w:rsidRDefault="00000000">
                <w:pPr>
                  <w:numPr>
                    <w:ilvl w:val="0"/>
                    <w:numId w:val="31"/>
                  </w:numPr>
                  <w:spacing w:before="240" w:after="0" w:line="276" w:lineRule="auto"/>
                  <w:jc w:val="left"/>
                </w:pPr>
                <w:r>
                  <w:t>Chọn chức năng “Quản lý thanh toán”</w:t>
                </w:r>
              </w:p>
              <w:p w14:paraId="00C6F5A8" w14:textId="77777777" w:rsidR="005E204F" w:rsidRDefault="00000000">
                <w:pPr>
                  <w:numPr>
                    <w:ilvl w:val="0"/>
                    <w:numId w:val="31"/>
                  </w:numPr>
                  <w:spacing w:after="0" w:line="276" w:lineRule="auto"/>
                  <w:jc w:val="left"/>
                </w:pPr>
                <w:r>
                  <w:t>Hiển thị các mục: Xuất hoá đơn, quản lý việc xác nhận thanh toán</w:t>
                </w:r>
              </w:p>
              <w:p w14:paraId="6BCAE6E6" w14:textId="77777777" w:rsidR="005E204F" w:rsidRDefault="00000000">
                <w:pPr>
                  <w:numPr>
                    <w:ilvl w:val="0"/>
                    <w:numId w:val="31"/>
                  </w:numPr>
                  <w:spacing w:after="0" w:line="276" w:lineRule="auto"/>
                  <w:jc w:val="left"/>
                </w:pPr>
                <w:r>
                  <w:t>Chọn mục “Quản lý thanh toán tiền trọ”</w:t>
                </w:r>
              </w:p>
              <w:p w14:paraId="62090096" w14:textId="77777777" w:rsidR="005E204F" w:rsidRDefault="00000000">
                <w:pPr>
                  <w:numPr>
                    <w:ilvl w:val="0"/>
                    <w:numId w:val="31"/>
                  </w:numPr>
                  <w:spacing w:after="0" w:line="276" w:lineRule="auto"/>
                  <w:jc w:val="left"/>
                </w:pPr>
                <w:r>
                  <w:t>Hiển thị danh sách các phòng đã thanh toán và chưa thanh toán</w:t>
                </w:r>
              </w:p>
            </w:tc>
          </w:tr>
          <w:tr w:rsidR="005E204F" w14:paraId="46D142D9"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6A86DD2" w14:textId="77777777" w:rsidR="005E204F" w:rsidRDefault="00000000">
                <w:pPr>
                  <w:pBdr>
                    <w:bottom w:val="none" w:sz="0" w:space="8" w:color="000000"/>
                  </w:pBdr>
                  <w:spacing w:after="0"/>
                  <w:ind w:left="80"/>
                  <w:jc w:val="left"/>
                </w:pPr>
                <w:r>
                  <w:t>Alternative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1689FD90" w14:textId="77777777" w:rsidR="005E204F" w:rsidRDefault="00000000">
                <w:pPr>
                  <w:spacing w:before="240" w:after="0" w:line="276" w:lineRule="auto"/>
                  <w:jc w:val="left"/>
                </w:pPr>
                <w:r>
                  <w:t xml:space="preserve"> N/A</w:t>
                </w:r>
              </w:p>
            </w:tc>
          </w:tr>
          <w:tr w:rsidR="005E204F" w14:paraId="6FB68069"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4FE47E3" w14:textId="77777777" w:rsidR="005E204F" w:rsidRDefault="00000000">
                <w:pPr>
                  <w:pBdr>
                    <w:bottom w:val="none" w:sz="0" w:space="8" w:color="000000"/>
                  </w:pBdr>
                  <w:spacing w:after="0"/>
                  <w:ind w:left="80"/>
                  <w:jc w:val="left"/>
                </w:pPr>
                <w:r>
                  <w:t>Exception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A18AD21" w14:textId="77777777" w:rsidR="005E204F" w:rsidRDefault="00000000">
                <w:pPr>
                  <w:spacing w:before="240" w:after="0" w:line="276" w:lineRule="auto"/>
                  <w:jc w:val="left"/>
                </w:pPr>
                <w:r>
                  <w:t xml:space="preserve"> N/A</w:t>
                </w:r>
              </w:p>
            </w:tc>
          </w:tr>
          <w:tr w:rsidR="005E204F" w14:paraId="3D5FD132" w14:textId="77777777">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69298A" w14:textId="77777777" w:rsidR="005E204F" w:rsidRDefault="00000000">
                <w:pPr>
                  <w:pBdr>
                    <w:bottom w:val="none" w:sz="0" w:space="8" w:color="000000"/>
                  </w:pBdr>
                  <w:spacing w:after="0"/>
                  <w:ind w:left="80"/>
                  <w:jc w:val="left"/>
                </w:pPr>
                <w:r>
                  <w:t>Business rules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86B7477" w14:textId="77777777" w:rsidR="005E204F" w:rsidRDefault="00000000">
                <w:pPr>
                  <w:pBdr>
                    <w:bottom w:val="none" w:sz="0" w:space="8" w:color="000000"/>
                  </w:pBdr>
                  <w:spacing w:after="0"/>
                  <w:jc w:val="left"/>
                </w:pPr>
                <w:r>
                  <w:t>N/A</w:t>
                </w:r>
              </w:p>
            </w:tc>
          </w:tr>
          <w:tr w:rsidR="005E204F" w14:paraId="635495E1" w14:textId="77777777">
            <w:trPr>
              <w:trHeight w:val="582"/>
            </w:trPr>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E94E72" w14:textId="77777777" w:rsidR="005E204F" w:rsidRDefault="00000000">
                <w:pPr>
                  <w:pBdr>
                    <w:bottom w:val="none" w:sz="0" w:space="8" w:color="000000"/>
                  </w:pBdr>
                  <w:spacing w:after="0"/>
                  <w:ind w:left="80"/>
                  <w:jc w:val="left"/>
                </w:pPr>
                <w:r>
                  <w:t>Non-functional requirements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7338BD" w14:textId="77777777" w:rsidR="005E204F" w:rsidRDefault="00000000">
                <w:pPr>
                  <w:pBdr>
                    <w:bottom w:val="none" w:sz="0" w:space="8" w:color="000000"/>
                  </w:pBdr>
                  <w:spacing w:after="0"/>
                  <w:jc w:val="left"/>
                </w:pPr>
                <w:r>
                  <w:t>N/A</w:t>
                </w:r>
              </w:p>
            </w:tc>
          </w:tr>
        </w:tbl>
      </w:sdtContent>
    </w:sdt>
    <w:p w14:paraId="3F06D62B" w14:textId="77777777" w:rsidR="005E204F" w:rsidRDefault="005E204F">
      <w:pPr>
        <w:spacing w:after="0" w:line="276" w:lineRule="auto"/>
        <w:jc w:val="left"/>
      </w:pPr>
    </w:p>
    <w:p w14:paraId="04530C03" w14:textId="77777777" w:rsidR="005E204F" w:rsidRDefault="00000000">
      <w:pPr>
        <w:spacing w:after="0" w:line="276" w:lineRule="auto"/>
        <w:jc w:val="left"/>
      </w:pPr>
      <w:r>
        <w:t>Activity diagram:</w:t>
      </w:r>
    </w:p>
    <w:p w14:paraId="01008125" w14:textId="77777777" w:rsidR="005E204F" w:rsidRDefault="00000000">
      <w:pPr>
        <w:spacing w:after="0" w:line="276" w:lineRule="auto"/>
        <w:jc w:val="left"/>
      </w:pPr>
      <w:r>
        <w:rPr>
          <w:noProof/>
        </w:rPr>
        <w:lastRenderedPageBreak/>
        <w:drawing>
          <wp:inline distT="114300" distB="114300" distL="114300" distR="114300" wp14:anchorId="2408D868" wp14:editId="0262C9A7">
            <wp:extent cx="5362575" cy="3457575"/>
            <wp:effectExtent l="0" t="0" r="0" b="0"/>
            <wp:docPr id="6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0"/>
                    <a:srcRect/>
                    <a:stretch>
                      <a:fillRect/>
                    </a:stretch>
                  </pic:blipFill>
                  <pic:spPr>
                    <a:xfrm>
                      <a:off x="0" y="0"/>
                      <a:ext cx="5362575" cy="3457575"/>
                    </a:xfrm>
                    <a:prstGeom prst="rect">
                      <a:avLst/>
                    </a:prstGeom>
                    <a:ln/>
                  </pic:spPr>
                </pic:pic>
              </a:graphicData>
            </a:graphic>
          </wp:inline>
        </w:drawing>
      </w:r>
    </w:p>
    <w:p w14:paraId="0B6728CF" w14:textId="77777777" w:rsidR="005E204F" w:rsidRDefault="00000000">
      <w:pPr>
        <w:spacing w:after="0" w:line="276" w:lineRule="auto"/>
        <w:jc w:val="left"/>
        <w:rPr>
          <w:b/>
        </w:rPr>
      </w:pPr>
      <w:bookmarkStart w:id="25" w:name="_heading=h.2bn6wsx" w:colFirst="0" w:colLast="0"/>
      <w:bookmarkEnd w:id="25"/>
      <w:r>
        <w:rPr>
          <w:b/>
        </w:rPr>
        <w:t>2.6. Use case  Quản lý tài khoản khách thuê</w:t>
      </w:r>
    </w:p>
    <w:p w14:paraId="0F9541CE" w14:textId="77777777" w:rsidR="005E204F" w:rsidRDefault="00000000">
      <w:pPr>
        <w:spacing w:after="0" w:line="276" w:lineRule="auto"/>
        <w:jc w:val="left"/>
        <w:rPr>
          <w:b/>
        </w:rPr>
      </w:pPr>
      <w:r>
        <w:tab/>
      </w:r>
      <w:r>
        <w:rPr>
          <w:b/>
        </w:rPr>
        <w:t>2.6.1 Chi tiết use case Tạo tài khoản mới</w:t>
      </w:r>
    </w:p>
    <w:p w14:paraId="6C0A2814" w14:textId="77777777" w:rsidR="005E204F" w:rsidRDefault="005E204F">
      <w:pPr>
        <w:spacing w:after="0" w:line="276" w:lineRule="auto"/>
        <w:jc w:val="left"/>
      </w:pPr>
    </w:p>
    <w:sdt>
      <w:sdtPr>
        <w:tag w:val="goog_rdk_16"/>
        <w:id w:val="-242567042"/>
        <w:lock w:val="contentLocked"/>
      </w:sdtPr>
      <w:sdtContent>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2803DC88"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B07E36"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9E6D846" w14:textId="77777777" w:rsidR="005E204F" w:rsidRDefault="00000000">
                <w:pPr>
                  <w:spacing w:before="240" w:after="0" w:line="276" w:lineRule="auto"/>
                  <w:jc w:val="left"/>
                </w:pPr>
                <w:r>
                  <w:t>6.1</w:t>
                </w:r>
              </w:p>
            </w:tc>
          </w:tr>
          <w:tr w:rsidR="005E204F" w14:paraId="71D0A3D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73024D9"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D0271B2" w14:textId="77777777" w:rsidR="005E204F" w:rsidRDefault="00000000">
                <w:pPr>
                  <w:spacing w:before="240" w:after="0" w:line="276" w:lineRule="auto"/>
                  <w:jc w:val="left"/>
                </w:pPr>
                <w:r>
                  <w:t>Tạo tài khoản mới</w:t>
                </w:r>
              </w:p>
            </w:tc>
          </w:tr>
          <w:tr w:rsidR="005E204F" w14:paraId="70CC316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C2A3157"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9B3C653" w14:textId="77777777" w:rsidR="005E204F" w:rsidRDefault="00000000">
                <w:pPr>
                  <w:spacing w:before="100" w:after="0" w:line="276" w:lineRule="auto"/>
                </w:pPr>
                <w:r>
                  <w:t>Là chủ trọ, tôi muốn tạo tài khoản mới cho khách thuê</w:t>
                </w:r>
              </w:p>
            </w:tc>
          </w:tr>
          <w:tr w:rsidR="005E204F" w14:paraId="020CF17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48FE853"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FD0A312" w14:textId="77777777" w:rsidR="005E204F" w:rsidRDefault="00000000">
                <w:pPr>
                  <w:spacing w:before="240" w:after="0" w:line="276" w:lineRule="auto"/>
                  <w:jc w:val="left"/>
                </w:pPr>
                <w:r>
                  <w:t>Chủ trọ</w:t>
                </w:r>
              </w:p>
            </w:tc>
          </w:tr>
          <w:tr w:rsidR="005E204F" w14:paraId="36E56BF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5980286"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3A5B388" w14:textId="77777777" w:rsidR="005E204F" w:rsidRDefault="00000000">
                <w:pPr>
                  <w:spacing w:before="240" w:after="0" w:line="276" w:lineRule="auto"/>
                  <w:jc w:val="left"/>
                </w:pPr>
                <w:r>
                  <w:t>High</w:t>
                </w:r>
              </w:p>
            </w:tc>
          </w:tr>
          <w:tr w:rsidR="005E204F" w14:paraId="3F603FC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6C5487"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8F37870" w14:textId="77777777" w:rsidR="005E204F" w:rsidRDefault="00000000">
                <w:pPr>
                  <w:spacing w:before="240" w:after="0" w:line="276" w:lineRule="auto"/>
                  <w:jc w:val="left"/>
                </w:pPr>
                <w:r>
                  <w:t>Chủ trọ chọn mở Tạo tài khoản mới cho khách thuê</w:t>
                </w:r>
              </w:p>
            </w:tc>
          </w:tr>
          <w:tr w:rsidR="005E204F" w14:paraId="38EAC66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A7B55A9"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8922038" w14:textId="77777777" w:rsidR="005E204F" w:rsidRDefault="00000000">
                <w:pPr>
                  <w:spacing w:before="240" w:after="0" w:line="276" w:lineRule="auto"/>
                  <w:jc w:val="left"/>
                </w:pPr>
                <w:r>
                  <w:t>Có khách thuê trọ</w:t>
                </w:r>
              </w:p>
            </w:tc>
          </w:tr>
          <w:tr w:rsidR="005E204F" w14:paraId="2F95FA3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1CB4BBF"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F259370" w14:textId="77777777" w:rsidR="005E204F" w:rsidRDefault="00000000">
                <w:pPr>
                  <w:spacing w:before="240" w:after="0" w:line="276" w:lineRule="auto"/>
                  <w:jc w:val="left"/>
                </w:pPr>
                <w:r>
                  <w:t>Tạo tài khoản cho khách thuê thành công.</w:t>
                </w:r>
              </w:p>
            </w:tc>
          </w:tr>
          <w:tr w:rsidR="005E204F" w14:paraId="09EF329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7ADEC19"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647512C" w14:textId="77777777" w:rsidR="005E204F" w:rsidRDefault="00000000">
                <w:pPr>
                  <w:numPr>
                    <w:ilvl w:val="0"/>
                    <w:numId w:val="32"/>
                  </w:numPr>
                  <w:spacing w:after="0" w:line="276" w:lineRule="auto"/>
                  <w:jc w:val="left"/>
                </w:pPr>
                <w:r>
                  <w:t>Truy cập chức năng “Quản lý tài khoản khách thuê”</w:t>
                </w:r>
              </w:p>
              <w:p w14:paraId="0901F9E0" w14:textId="77777777" w:rsidR="005E204F" w:rsidRDefault="00000000">
                <w:pPr>
                  <w:numPr>
                    <w:ilvl w:val="0"/>
                    <w:numId w:val="32"/>
                  </w:numPr>
                  <w:spacing w:after="0" w:line="276" w:lineRule="auto"/>
                  <w:jc w:val="left"/>
                </w:pPr>
                <w:r>
                  <w:t>Hiển thị các mục: “ Tạo, chỉnh sửa, xóa tài khoản khách”</w:t>
                </w:r>
              </w:p>
              <w:p w14:paraId="2BDBC7A4" w14:textId="77777777" w:rsidR="005E204F" w:rsidRDefault="00000000">
                <w:pPr>
                  <w:numPr>
                    <w:ilvl w:val="0"/>
                    <w:numId w:val="32"/>
                  </w:numPr>
                  <w:spacing w:after="0" w:line="276" w:lineRule="auto"/>
                  <w:jc w:val="left"/>
                </w:pPr>
                <w:r>
                  <w:lastRenderedPageBreak/>
                  <w:t>Chọn chức năng “Tạo mới tài khoản”</w:t>
                </w:r>
              </w:p>
              <w:p w14:paraId="29869A13" w14:textId="77777777" w:rsidR="005E204F" w:rsidRDefault="00000000">
                <w:pPr>
                  <w:numPr>
                    <w:ilvl w:val="0"/>
                    <w:numId w:val="32"/>
                  </w:numPr>
                  <w:spacing w:after="0" w:line="276" w:lineRule="auto"/>
                  <w:jc w:val="left"/>
                </w:pPr>
                <w:r>
                  <w:t>Hiển thị danh sách các phòng</w:t>
                </w:r>
              </w:p>
              <w:p w14:paraId="2BD186EC" w14:textId="77777777" w:rsidR="005E204F" w:rsidRDefault="00000000">
                <w:pPr>
                  <w:numPr>
                    <w:ilvl w:val="0"/>
                    <w:numId w:val="32"/>
                  </w:numPr>
                  <w:spacing w:after="0" w:line="276" w:lineRule="auto"/>
                  <w:jc w:val="left"/>
                </w:pPr>
                <w:r>
                  <w:t xml:space="preserve">Chọn phòng </w:t>
                </w:r>
              </w:p>
              <w:p w14:paraId="2031D22B" w14:textId="77777777" w:rsidR="005E204F" w:rsidRDefault="00000000">
                <w:pPr>
                  <w:numPr>
                    <w:ilvl w:val="0"/>
                    <w:numId w:val="32"/>
                  </w:numPr>
                  <w:spacing w:after="0" w:line="276" w:lineRule="auto"/>
                  <w:jc w:val="left"/>
                </w:pPr>
                <w:r>
                  <w:t xml:space="preserve">Chọn tạo tài khoản </w:t>
                </w:r>
              </w:p>
              <w:p w14:paraId="32588B92" w14:textId="77777777" w:rsidR="005E204F" w:rsidRDefault="00000000">
                <w:pPr>
                  <w:numPr>
                    <w:ilvl w:val="0"/>
                    <w:numId w:val="32"/>
                  </w:numPr>
                  <w:spacing w:after="0" w:line="276" w:lineRule="auto"/>
                  <w:jc w:val="left"/>
                </w:pPr>
                <w:r>
                  <w:t>Lưu thông tin</w:t>
                </w:r>
              </w:p>
            </w:tc>
          </w:tr>
          <w:tr w:rsidR="005E204F" w14:paraId="6D99C15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8756AF5" w14:textId="77777777" w:rsidR="005E204F" w:rsidRDefault="00000000">
                <w:pPr>
                  <w:spacing w:before="240" w:after="0" w:line="276" w:lineRule="auto"/>
                  <w:jc w:val="left"/>
                </w:pPr>
                <w:r>
                  <w:lastRenderedPageBreak/>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B94FC25" w14:textId="77777777" w:rsidR="005E204F" w:rsidRDefault="00000000">
                <w:pPr>
                  <w:spacing w:before="240" w:after="0" w:line="276" w:lineRule="auto"/>
                  <w:jc w:val="left"/>
                </w:pPr>
                <w:r>
                  <w:t>N/A</w:t>
                </w:r>
              </w:p>
            </w:tc>
          </w:tr>
          <w:tr w:rsidR="005E204F" w14:paraId="3E446FF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E9A7B99"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7846C88" w14:textId="77777777" w:rsidR="005E204F" w:rsidRDefault="00000000">
                <w:pPr>
                  <w:spacing w:before="240" w:after="0" w:line="276" w:lineRule="auto"/>
                  <w:jc w:val="left"/>
                </w:pPr>
                <w:r>
                  <w:t>9a. Nếu lưu không thành công thì hiển thị thông báo: “Lưu không thành công” và kết thúc</w:t>
                </w:r>
              </w:p>
            </w:tc>
          </w:tr>
          <w:tr w:rsidR="005E204F" w14:paraId="07AF642B"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88AA1A"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F290F2" w14:textId="77777777" w:rsidR="005E204F" w:rsidRDefault="00000000">
                <w:pPr>
                  <w:pBdr>
                    <w:bottom w:val="none" w:sz="0" w:space="8" w:color="000000"/>
                  </w:pBdr>
                  <w:spacing w:after="0"/>
                  <w:ind w:left="80"/>
                  <w:jc w:val="left"/>
                </w:pPr>
                <w:r>
                  <w:t>N/A</w:t>
                </w:r>
              </w:p>
            </w:tc>
          </w:tr>
          <w:tr w:rsidR="005E204F" w14:paraId="66440E7D"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A26756"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7634467" w14:textId="77777777" w:rsidR="005E204F" w:rsidRDefault="00000000">
                <w:pPr>
                  <w:pBdr>
                    <w:bottom w:val="none" w:sz="0" w:space="8" w:color="000000"/>
                  </w:pBdr>
                  <w:spacing w:after="0"/>
                  <w:ind w:left="80"/>
                  <w:jc w:val="left"/>
                </w:pPr>
                <w:r>
                  <w:t>N/A</w:t>
                </w:r>
              </w:p>
            </w:tc>
          </w:tr>
        </w:tbl>
      </w:sdtContent>
    </w:sdt>
    <w:p w14:paraId="5BECC0E7" w14:textId="77777777" w:rsidR="005E204F" w:rsidRDefault="005E204F">
      <w:pPr>
        <w:spacing w:after="0" w:line="276" w:lineRule="auto"/>
        <w:jc w:val="left"/>
      </w:pPr>
    </w:p>
    <w:p w14:paraId="24B1428C" w14:textId="77777777" w:rsidR="005E204F" w:rsidRDefault="00000000">
      <w:pPr>
        <w:spacing w:after="0" w:line="276" w:lineRule="auto"/>
        <w:jc w:val="left"/>
      </w:pPr>
      <w:r>
        <w:t>Activity diagram:</w:t>
      </w:r>
    </w:p>
    <w:p w14:paraId="3F52CC87" w14:textId="77777777" w:rsidR="005E204F" w:rsidRDefault="00000000">
      <w:pPr>
        <w:spacing w:after="0" w:line="276" w:lineRule="auto"/>
        <w:jc w:val="left"/>
      </w:pPr>
      <w:r>
        <w:rPr>
          <w:noProof/>
        </w:rPr>
        <w:lastRenderedPageBreak/>
        <w:drawing>
          <wp:inline distT="114300" distB="114300" distL="114300" distR="114300" wp14:anchorId="22DEC42A" wp14:editId="57185773">
            <wp:extent cx="5915025" cy="6391275"/>
            <wp:effectExtent l="0" t="0" r="0" b="0"/>
            <wp:docPr id="6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1"/>
                    <a:srcRect/>
                    <a:stretch>
                      <a:fillRect/>
                    </a:stretch>
                  </pic:blipFill>
                  <pic:spPr>
                    <a:xfrm>
                      <a:off x="0" y="0"/>
                      <a:ext cx="5915025" cy="6391275"/>
                    </a:xfrm>
                    <a:prstGeom prst="rect">
                      <a:avLst/>
                    </a:prstGeom>
                    <a:ln/>
                  </pic:spPr>
                </pic:pic>
              </a:graphicData>
            </a:graphic>
          </wp:inline>
        </w:drawing>
      </w:r>
    </w:p>
    <w:p w14:paraId="667D1E73" w14:textId="77777777" w:rsidR="005E204F" w:rsidRDefault="005E204F">
      <w:pPr>
        <w:spacing w:after="0" w:line="276" w:lineRule="auto"/>
        <w:jc w:val="left"/>
      </w:pPr>
    </w:p>
    <w:p w14:paraId="6905FF96" w14:textId="77777777" w:rsidR="005E204F" w:rsidRDefault="005E204F">
      <w:pPr>
        <w:ind w:firstLine="720"/>
        <w:rPr>
          <w:b/>
        </w:rPr>
      </w:pPr>
    </w:p>
    <w:p w14:paraId="262B0738" w14:textId="77777777" w:rsidR="005E204F" w:rsidRDefault="005E204F">
      <w:pPr>
        <w:ind w:firstLine="720"/>
        <w:rPr>
          <w:b/>
        </w:rPr>
      </w:pPr>
    </w:p>
    <w:p w14:paraId="5BC0AE22" w14:textId="77777777" w:rsidR="005E204F" w:rsidRDefault="00000000">
      <w:pPr>
        <w:rPr>
          <w:b/>
        </w:rPr>
      </w:pPr>
      <w:r>
        <w:tab/>
      </w:r>
      <w:r>
        <w:rPr>
          <w:b/>
        </w:rPr>
        <w:t xml:space="preserve">2.6.2. Chi tiết use case Xóa tài khoản </w:t>
      </w:r>
    </w:p>
    <w:p w14:paraId="09E53070" w14:textId="77777777" w:rsidR="005E204F" w:rsidRDefault="005E204F">
      <w:pPr>
        <w:spacing w:after="0" w:line="276" w:lineRule="auto"/>
        <w:jc w:val="left"/>
      </w:pPr>
    </w:p>
    <w:sdt>
      <w:sdtPr>
        <w:tag w:val="goog_rdk_17"/>
        <w:id w:val="798336756"/>
        <w:lock w:val="contentLocked"/>
      </w:sdtPr>
      <w:sdtContent>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663AC2DC"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87FE33F"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1D3DC852" w14:textId="77777777" w:rsidR="005E204F" w:rsidRDefault="00000000">
                <w:pPr>
                  <w:spacing w:before="240" w:after="0" w:line="276" w:lineRule="auto"/>
                  <w:jc w:val="left"/>
                </w:pPr>
                <w:r>
                  <w:t>6.2</w:t>
                </w:r>
              </w:p>
            </w:tc>
          </w:tr>
          <w:tr w:rsidR="005E204F" w14:paraId="243B560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52604A" w14:textId="77777777" w:rsidR="005E204F" w:rsidRDefault="00000000">
                <w:pPr>
                  <w:spacing w:before="240" w:after="0" w:line="276" w:lineRule="auto"/>
                  <w:jc w:val="left"/>
                </w:pPr>
                <w:r>
                  <w:lastRenderedPageBreak/>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E44E614" w14:textId="77777777" w:rsidR="005E204F" w:rsidRDefault="00000000">
                <w:pPr>
                  <w:spacing w:before="240" w:after="0" w:line="276" w:lineRule="auto"/>
                  <w:jc w:val="left"/>
                </w:pPr>
                <w:r>
                  <w:t xml:space="preserve">Xoá tài khoản </w:t>
                </w:r>
              </w:p>
            </w:tc>
          </w:tr>
          <w:tr w:rsidR="005E204F" w14:paraId="432CE8E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35FE5F8"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1062100" w14:textId="77777777" w:rsidR="005E204F" w:rsidRDefault="00000000">
                <w:pPr>
                  <w:spacing w:before="100" w:after="0" w:line="276" w:lineRule="auto"/>
                </w:pPr>
                <w:r>
                  <w:t>Là chủ trọ, tôi muốn xoá tài khoản khách thuê</w:t>
                </w:r>
              </w:p>
            </w:tc>
          </w:tr>
          <w:tr w:rsidR="005E204F" w14:paraId="6FF1E6A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CEF889C"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C58A654" w14:textId="77777777" w:rsidR="005E204F" w:rsidRDefault="00000000">
                <w:pPr>
                  <w:spacing w:before="240" w:after="0" w:line="276" w:lineRule="auto"/>
                  <w:jc w:val="left"/>
                </w:pPr>
                <w:r>
                  <w:t>Chủ trọ</w:t>
                </w:r>
              </w:p>
            </w:tc>
          </w:tr>
          <w:tr w:rsidR="005E204F" w14:paraId="6847E23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E2AF53B"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10E9A72" w14:textId="77777777" w:rsidR="005E204F" w:rsidRDefault="00000000">
                <w:pPr>
                  <w:spacing w:before="240" w:after="0" w:line="276" w:lineRule="auto"/>
                  <w:jc w:val="left"/>
                </w:pPr>
                <w:r>
                  <w:t>High</w:t>
                </w:r>
              </w:p>
            </w:tc>
          </w:tr>
          <w:tr w:rsidR="005E204F" w14:paraId="67027C8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8BEAA9B"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5A3C67D" w14:textId="77777777" w:rsidR="005E204F" w:rsidRDefault="00000000">
                <w:pPr>
                  <w:spacing w:before="240" w:after="0" w:line="276" w:lineRule="auto"/>
                  <w:jc w:val="left"/>
                </w:pPr>
                <w:r>
                  <w:t>Chủ trọ chọn mở Xoá tài khoản khách thuê</w:t>
                </w:r>
              </w:p>
            </w:tc>
          </w:tr>
          <w:tr w:rsidR="005E204F" w14:paraId="54AF999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56F4B8F"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9B29FF6" w14:textId="77777777" w:rsidR="005E204F" w:rsidRDefault="00000000">
                <w:pPr>
                  <w:spacing w:before="240" w:after="0" w:line="276" w:lineRule="auto"/>
                  <w:jc w:val="left"/>
                </w:pPr>
                <w:r>
                  <w:t>Tồn tại tài khoản khách thuê</w:t>
                </w:r>
              </w:p>
            </w:tc>
          </w:tr>
          <w:tr w:rsidR="005E204F" w14:paraId="0D371F8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FA47EE3"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4A4B16B" w14:textId="77777777" w:rsidR="005E204F" w:rsidRDefault="00000000">
                <w:pPr>
                  <w:spacing w:before="240" w:after="0" w:line="276" w:lineRule="auto"/>
                  <w:jc w:val="left"/>
                </w:pPr>
                <w:r>
                  <w:t>Tài khoản khách thuê đã được xoá</w:t>
                </w:r>
              </w:p>
            </w:tc>
          </w:tr>
          <w:tr w:rsidR="005E204F" w14:paraId="054C852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6C146BA"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FC30864" w14:textId="77777777" w:rsidR="005E204F" w:rsidRDefault="00000000">
                <w:pPr>
                  <w:numPr>
                    <w:ilvl w:val="0"/>
                    <w:numId w:val="20"/>
                  </w:numPr>
                  <w:spacing w:after="0" w:line="276" w:lineRule="auto"/>
                  <w:jc w:val="left"/>
                </w:pPr>
                <w:r>
                  <w:t>Truy cập chức năng “Quản lý tài khoản khách thuê”</w:t>
                </w:r>
              </w:p>
              <w:p w14:paraId="4825AE5B" w14:textId="77777777" w:rsidR="005E204F" w:rsidRDefault="00000000">
                <w:pPr>
                  <w:numPr>
                    <w:ilvl w:val="0"/>
                    <w:numId w:val="20"/>
                  </w:numPr>
                  <w:spacing w:after="0" w:line="276" w:lineRule="auto"/>
                  <w:jc w:val="left"/>
                </w:pPr>
                <w:r>
                  <w:t>Hiển thị các mục: “ Tạo, chỉnh sửa, xóa tài khoản khách”</w:t>
                </w:r>
              </w:p>
              <w:p w14:paraId="689EC494" w14:textId="77777777" w:rsidR="005E204F" w:rsidRDefault="00000000">
                <w:pPr>
                  <w:numPr>
                    <w:ilvl w:val="0"/>
                    <w:numId w:val="20"/>
                  </w:numPr>
                  <w:spacing w:after="0" w:line="276" w:lineRule="auto"/>
                  <w:jc w:val="left"/>
                </w:pPr>
                <w:r>
                  <w:t>Chọn chức năng “Xoá tài khoản”</w:t>
                </w:r>
              </w:p>
              <w:p w14:paraId="2DE854B5" w14:textId="77777777" w:rsidR="005E204F" w:rsidRDefault="00000000">
                <w:pPr>
                  <w:numPr>
                    <w:ilvl w:val="0"/>
                    <w:numId w:val="20"/>
                  </w:numPr>
                  <w:spacing w:after="0" w:line="276" w:lineRule="auto"/>
                  <w:jc w:val="left"/>
                </w:pPr>
                <w:r>
                  <w:t>Hiển thị danh sách các phòng</w:t>
                </w:r>
              </w:p>
              <w:p w14:paraId="45066FA8" w14:textId="77777777" w:rsidR="005E204F" w:rsidRDefault="00000000">
                <w:pPr>
                  <w:numPr>
                    <w:ilvl w:val="0"/>
                    <w:numId w:val="20"/>
                  </w:numPr>
                  <w:spacing w:after="0" w:line="276" w:lineRule="auto"/>
                  <w:jc w:val="left"/>
                </w:pPr>
                <w:r>
                  <w:t>Chọn phòng</w:t>
                </w:r>
              </w:p>
              <w:p w14:paraId="22F659F3" w14:textId="77777777" w:rsidR="005E204F" w:rsidRDefault="00000000">
                <w:pPr>
                  <w:numPr>
                    <w:ilvl w:val="0"/>
                    <w:numId w:val="20"/>
                  </w:numPr>
                  <w:spacing w:after="0" w:line="276" w:lineRule="auto"/>
                  <w:jc w:val="left"/>
                </w:pPr>
                <w:r>
                  <w:t>Chọn tài khoản</w:t>
                </w:r>
              </w:p>
              <w:p w14:paraId="5FE5718D" w14:textId="77777777" w:rsidR="005E204F" w:rsidRDefault="00000000">
                <w:pPr>
                  <w:numPr>
                    <w:ilvl w:val="0"/>
                    <w:numId w:val="20"/>
                  </w:numPr>
                  <w:spacing w:after="0" w:line="276" w:lineRule="auto"/>
                  <w:jc w:val="left"/>
                </w:pPr>
                <w:r>
                  <w:t>Chọn xoá</w:t>
                </w:r>
              </w:p>
              <w:p w14:paraId="004229DC" w14:textId="77777777" w:rsidR="005E204F" w:rsidRDefault="00000000">
                <w:pPr>
                  <w:numPr>
                    <w:ilvl w:val="0"/>
                    <w:numId w:val="20"/>
                  </w:numPr>
                  <w:spacing w:after="0" w:line="276" w:lineRule="auto"/>
                  <w:jc w:val="left"/>
                </w:pPr>
                <w:r>
                  <w:t>Lưu thông tin</w:t>
                </w:r>
              </w:p>
            </w:tc>
          </w:tr>
          <w:tr w:rsidR="005E204F" w14:paraId="20FE1C68"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39D3E20"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2653DBC" w14:textId="77777777" w:rsidR="005E204F" w:rsidRDefault="00000000">
                <w:pPr>
                  <w:spacing w:before="240" w:after="0" w:line="276" w:lineRule="auto"/>
                  <w:jc w:val="left"/>
                </w:pPr>
                <w:r>
                  <w:t>N/A</w:t>
                </w:r>
              </w:p>
            </w:tc>
          </w:tr>
          <w:tr w:rsidR="005E204F" w14:paraId="554A2C9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F9483B8"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F8DFDB1" w14:textId="77777777" w:rsidR="005E204F" w:rsidRDefault="00000000">
                <w:pPr>
                  <w:spacing w:before="240" w:after="0" w:line="276" w:lineRule="auto"/>
                  <w:jc w:val="left"/>
                </w:pPr>
                <w:r>
                  <w:t>8a. Nếu lưu không thành công thì hiển thị thông báo: “Lưu không thành công” và kết thúc</w:t>
                </w:r>
              </w:p>
            </w:tc>
          </w:tr>
          <w:tr w:rsidR="005E204F" w14:paraId="19DD6C0D"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9D8D07"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C37F5CC" w14:textId="77777777" w:rsidR="005E204F" w:rsidRDefault="00000000">
                <w:pPr>
                  <w:pBdr>
                    <w:bottom w:val="none" w:sz="0" w:space="8" w:color="000000"/>
                  </w:pBdr>
                  <w:spacing w:after="0"/>
                  <w:ind w:left="80"/>
                  <w:jc w:val="left"/>
                </w:pPr>
                <w:r>
                  <w:t>N/A</w:t>
                </w:r>
              </w:p>
            </w:tc>
          </w:tr>
          <w:tr w:rsidR="005E204F" w14:paraId="5D5371E9"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86F980"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1E87FA" w14:textId="77777777" w:rsidR="005E204F" w:rsidRDefault="00000000">
                <w:pPr>
                  <w:pBdr>
                    <w:bottom w:val="none" w:sz="0" w:space="8" w:color="000000"/>
                  </w:pBdr>
                  <w:spacing w:after="0"/>
                  <w:ind w:left="80"/>
                  <w:jc w:val="left"/>
                </w:pPr>
                <w:r>
                  <w:t>N/A</w:t>
                </w:r>
              </w:p>
            </w:tc>
          </w:tr>
        </w:tbl>
      </w:sdtContent>
    </w:sdt>
    <w:p w14:paraId="6545EDA8" w14:textId="77777777" w:rsidR="005E204F" w:rsidRDefault="005E204F">
      <w:pPr>
        <w:spacing w:after="0" w:line="276" w:lineRule="auto"/>
        <w:jc w:val="left"/>
      </w:pPr>
    </w:p>
    <w:p w14:paraId="46BB2318" w14:textId="77777777" w:rsidR="005E204F" w:rsidRDefault="00000000">
      <w:r>
        <w:t>Activity diagram:</w:t>
      </w:r>
    </w:p>
    <w:p w14:paraId="143E1A20" w14:textId="77777777" w:rsidR="005E204F" w:rsidRDefault="00000000">
      <w:r>
        <w:rPr>
          <w:noProof/>
        </w:rPr>
        <w:lastRenderedPageBreak/>
        <w:drawing>
          <wp:inline distT="114300" distB="114300" distL="114300" distR="114300" wp14:anchorId="5BDFBF9A" wp14:editId="31C65535">
            <wp:extent cx="5819775" cy="6962775"/>
            <wp:effectExtent l="0" t="0" r="0" b="0"/>
            <wp:docPr id="3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2"/>
                    <a:srcRect/>
                    <a:stretch>
                      <a:fillRect/>
                    </a:stretch>
                  </pic:blipFill>
                  <pic:spPr>
                    <a:xfrm>
                      <a:off x="0" y="0"/>
                      <a:ext cx="5819775" cy="6962775"/>
                    </a:xfrm>
                    <a:prstGeom prst="rect">
                      <a:avLst/>
                    </a:prstGeom>
                    <a:ln/>
                  </pic:spPr>
                </pic:pic>
              </a:graphicData>
            </a:graphic>
          </wp:inline>
        </w:drawing>
      </w:r>
    </w:p>
    <w:p w14:paraId="2D7CFF43" w14:textId="77777777" w:rsidR="005E204F" w:rsidRDefault="005E204F">
      <w:pPr>
        <w:ind w:firstLine="720"/>
        <w:rPr>
          <w:b/>
        </w:rPr>
      </w:pPr>
    </w:p>
    <w:p w14:paraId="2F598BAD" w14:textId="77777777" w:rsidR="005E204F" w:rsidRDefault="00000000">
      <w:pPr>
        <w:pStyle w:val="Heading3"/>
        <w:keepNext/>
        <w:spacing w:before="120" w:after="60" w:line="360" w:lineRule="auto"/>
        <w:ind w:firstLine="720"/>
        <w:jc w:val="left"/>
        <w:rPr>
          <w:b/>
        </w:rPr>
      </w:pPr>
      <w:bookmarkStart w:id="26" w:name="_heading=h.qsh70q" w:colFirst="0" w:colLast="0"/>
      <w:bookmarkEnd w:id="26"/>
      <w:r>
        <w:rPr>
          <w:b/>
        </w:rPr>
        <w:t>2.6.3. Chi tiết use case Chỉnh sửa tài khoản</w:t>
      </w:r>
    </w:p>
    <w:p w14:paraId="195039A0" w14:textId="77777777" w:rsidR="005E204F" w:rsidRDefault="005E204F">
      <w:pPr>
        <w:spacing w:after="0" w:line="276" w:lineRule="auto"/>
        <w:jc w:val="left"/>
      </w:pPr>
    </w:p>
    <w:sdt>
      <w:sdtPr>
        <w:tag w:val="goog_rdk_18"/>
        <w:id w:val="1011264860"/>
        <w:lock w:val="contentLocked"/>
      </w:sdtPr>
      <w:sdtContent>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2841A765"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BF776F"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D559BAB" w14:textId="77777777" w:rsidR="005E204F" w:rsidRDefault="00000000">
                <w:pPr>
                  <w:spacing w:before="240" w:after="0" w:line="276" w:lineRule="auto"/>
                  <w:jc w:val="left"/>
                </w:pPr>
                <w:r>
                  <w:t>6.3</w:t>
                </w:r>
              </w:p>
            </w:tc>
          </w:tr>
          <w:tr w:rsidR="005E204F" w14:paraId="69ABFDA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9BF90F9"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529A501" w14:textId="77777777" w:rsidR="005E204F" w:rsidRDefault="00000000">
                <w:pPr>
                  <w:spacing w:before="240" w:after="0" w:line="276" w:lineRule="auto"/>
                  <w:jc w:val="left"/>
                </w:pPr>
                <w:r>
                  <w:t xml:space="preserve">Chỉnh sửa tài khoản </w:t>
                </w:r>
              </w:p>
            </w:tc>
          </w:tr>
          <w:tr w:rsidR="005E204F" w14:paraId="1C51934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62E5419"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A5CFC8D" w14:textId="77777777" w:rsidR="005E204F" w:rsidRDefault="00000000">
                <w:pPr>
                  <w:spacing w:before="100" w:after="0" w:line="276" w:lineRule="auto"/>
                </w:pPr>
                <w:r>
                  <w:t>Là chủ trọ, tôi muốn chỉnh sửa tài khoản khách thuê</w:t>
                </w:r>
              </w:p>
            </w:tc>
          </w:tr>
          <w:tr w:rsidR="005E204F" w14:paraId="41106FF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08BCD69"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E53D49E" w14:textId="77777777" w:rsidR="005E204F" w:rsidRDefault="00000000">
                <w:pPr>
                  <w:spacing w:before="240" w:after="0" w:line="276" w:lineRule="auto"/>
                  <w:jc w:val="left"/>
                </w:pPr>
                <w:r>
                  <w:t>Chủ trọ</w:t>
                </w:r>
              </w:p>
            </w:tc>
          </w:tr>
          <w:tr w:rsidR="005E204F" w14:paraId="1643A04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EA42F69"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BBB94AD" w14:textId="77777777" w:rsidR="005E204F" w:rsidRDefault="00000000">
                <w:pPr>
                  <w:spacing w:before="240" w:after="0" w:line="276" w:lineRule="auto"/>
                  <w:jc w:val="left"/>
                </w:pPr>
                <w:r>
                  <w:t>High</w:t>
                </w:r>
              </w:p>
            </w:tc>
          </w:tr>
          <w:tr w:rsidR="005E204F" w14:paraId="3D09155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B682E70"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6CA6172" w14:textId="77777777" w:rsidR="005E204F" w:rsidRDefault="00000000">
                <w:pPr>
                  <w:spacing w:before="240" w:after="0" w:line="276" w:lineRule="auto"/>
                  <w:jc w:val="left"/>
                </w:pPr>
                <w:r>
                  <w:t>Chủ trọ chọn mở Chỉnh sửa tài khoản khách thuê</w:t>
                </w:r>
              </w:p>
            </w:tc>
          </w:tr>
          <w:tr w:rsidR="005E204F" w14:paraId="464902D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083F2DC"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108B65F" w14:textId="77777777" w:rsidR="005E204F" w:rsidRDefault="00000000">
                <w:pPr>
                  <w:spacing w:before="240" w:after="0" w:line="276" w:lineRule="auto"/>
                  <w:jc w:val="left"/>
                </w:pPr>
                <w:r>
                  <w:t>Tồn tại tài khoản khách thuê</w:t>
                </w:r>
              </w:p>
            </w:tc>
          </w:tr>
          <w:tr w:rsidR="005E204F" w14:paraId="425C479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9FE27D9"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64BBB47" w14:textId="77777777" w:rsidR="005E204F" w:rsidRDefault="00000000">
                <w:pPr>
                  <w:spacing w:before="240" w:after="0" w:line="276" w:lineRule="auto"/>
                  <w:jc w:val="left"/>
                </w:pPr>
                <w:r>
                  <w:t>Tài khoản khách thuê đã được xoá</w:t>
                </w:r>
              </w:p>
            </w:tc>
          </w:tr>
          <w:tr w:rsidR="005E204F" w14:paraId="13D2D968"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9345468"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7971C16" w14:textId="77777777" w:rsidR="005E204F" w:rsidRDefault="00000000">
                <w:pPr>
                  <w:numPr>
                    <w:ilvl w:val="0"/>
                    <w:numId w:val="21"/>
                  </w:numPr>
                  <w:spacing w:after="0" w:line="276" w:lineRule="auto"/>
                  <w:jc w:val="left"/>
                </w:pPr>
                <w:r>
                  <w:t>Truy cập chức năng “Quản lý tài khoản khách thuê”</w:t>
                </w:r>
              </w:p>
              <w:p w14:paraId="1B1D269A" w14:textId="77777777" w:rsidR="005E204F" w:rsidRDefault="00000000">
                <w:pPr>
                  <w:numPr>
                    <w:ilvl w:val="0"/>
                    <w:numId w:val="21"/>
                  </w:numPr>
                  <w:spacing w:after="0" w:line="276" w:lineRule="auto"/>
                  <w:jc w:val="left"/>
                </w:pPr>
                <w:r>
                  <w:t>Hiển thị các mục: “ Tạo, chỉnh sửa, xóa tài khoản khách”</w:t>
                </w:r>
              </w:p>
              <w:p w14:paraId="485E94AC" w14:textId="77777777" w:rsidR="005E204F" w:rsidRDefault="00000000">
                <w:pPr>
                  <w:numPr>
                    <w:ilvl w:val="0"/>
                    <w:numId w:val="21"/>
                  </w:numPr>
                  <w:spacing w:after="0" w:line="276" w:lineRule="auto"/>
                  <w:jc w:val="left"/>
                </w:pPr>
                <w:r>
                  <w:t>Chọn chức năng “Chỉnh sửa tài khoản”</w:t>
                </w:r>
              </w:p>
              <w:p w14:paraId="6F7A6332" w14:textId="77777777" w:rsidR="005E204F" w:rsidRDefault="00000000">
                <w:pPr>
                  <w:numPr>
                    <w:ilvl w:val="0"/>
                    <w:numId w:val="21"/>
                  </w:numPr>
                  <w:spacing w:after="0" w:line="276" w:lineRule="auto"/>
                  <w:jc w:val="left"/>
                </w:pPr>
                <w:r>
                  <w:t>Hiển thị danh sách các phòng</w:t>
                </w:r>
              </w:p>
              <w:p w14:paraId="453C77C4" w14:textId="77777777" w:rsidR="005E204F" w:rsidRDefault="00000000">
                <w:pPr>
                  <w:numPr>
                    <w:ilvl w:val="0"/>
                    <w:numId w:val="21"/>
                  </w:numPr>
                  <w:spacing w:after="0" w:line="276" w:lineRule="auto"/>
                  <w:jc w:val="left"/>
                </w:pPr>
                <w:r>
                  <w:t>Chọn phòng</w:t>
                </w:r>
              </w:p>
              <w:p w14:paraId="3BCB64C2" w14:textId="77777777" w:rsidR="005E204F" w:rsidRDefault="00000000">
                <w:pPr>
                  <w:numPr>
                    <w:ilvl w:val="0"/>
                    <w:numId w:val="21"/>
                  </w:numPr>
                  <w:spacing w:after="0" w:line="276" w:lineRule="auto"/>
                  <w:jc w:val="left"/>
                </w:pPr>
                <w:r>
                  <w:t>Hiển thị Tên phòng và Mật khẩu</w:t>
                </w:r>
              </w:p>
              <w:p w14:paraId="04E5360E" w14:textId="77777777" w:rsidR="005E204F" w:rsidRDefault="00000000">
                <w:pPr>
                  <w:numPr>
                    <w:ilvl w:val="0"/>
                    <w:numId w:val="21"/>
                  </w:numPr>
                  <w:spacing w:after="0" w:line="276" w:lineRule="auto"/>
                  <w:jc w:val="left"/>
                </w:pPr>
                <w:r>
                  <w:t>Chỉnh sửa.</w:t>
                </w:r>
              </w:p>
              <w:p w14:paraId="685766D0" w14:textId="77777777" w:rsidR="005E204F" w:rsidRDefault="00000000">
                <w:pPr>
                  <w:numPr>
                    <w:ilvl w:val="0"/>
                    <w:numId w:val="21"/>
                  </w:numPr>
                  <w:spacing w:after="0" w:line="276" w:lineRule="auto"/>
                  <w:jc w:val="left"/>
                </w:pPr>
                <w:r>
                  <w:t>Chọn lưu thông tin</w:t>
                </w:r>
              </w:p>
              <w:p w14:paraId="7C102E73" w14:textId="77777777" w:rsidR="005E204F" w:rsidRDefault="00000000">
                <w:pPr>
                  <w:numPr>
                    <w:ilvl w:val="0"/>
                    <w:numId w:val="21"/>
                  </w:numPr>
                  <w:spacing w:after="0" w:line="276" w:lineRule="auto"/>
                  <w:jc w:val="left"/>
                </w:pPr>
                <w:r>
                  <w:t>Lưu thông tin.</w:t>
                </w:r>
              </w:p>
            </w:tc>
          </w:tr>
          <w:tr w:rsidR="005E204F" w14:paraId="70B8B4E2"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EB265A"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A2B0DAE" w14:textId="77777777" w:rsidR="005E204F" w:rsidRDefault="00000000">
                <w:pPr>
                  <w:spacing w:before="240" w:after="0" w:line="276" w:lineRule="auto"/>
                  <w:jc w:val="left"/>
                </w:pPr>
                <w:r>
                  <w:t>N/A</w:t>
                </w:r>
              </w:p>
            </w:tc>
          </w:tr>
          <w:tr w:rsidR="005E204F" w14:paraId="513FAA1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90038C9"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88F6C6F" w14:textId="77777777" w:rsidR="005E204F" w:rsidRDefault="00000000">
                <w:pPr>
                  <w:spacing w:before="240" w:after="0" w:line="276" w:lineRule="auto"/>
                  <w:jc w:val="left"/>
                </w:pPr>
                <w:r>
                  <w:t>9a. Nếu lưu không thành công thì hiển thị thông báo: “Lưu không thành công” và kết thúc</w:t>
                </w:r>
              </w:p>
            </w:tc>
          </w:tr>
          <w:tr w:rsidR="005E204F" w14:paraId="0ADFBE4E"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26C8D3F"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736467" w14:textId="77777777" w:rsidR="005E204F" w:rsidRDefault="00000000">
                <w:pPr>
                  <w:pBdr>
                    <w:bottom w:val="none" w:sz="0" w:space="8" w:color="000000"/>
                  </w:pBdr>
                  <w:spacing w:after="0"/>
                  <w:ind w:left="80"/>
                  <w:jc w:val="left"/>
                </w:pPr>
                <w:r>
                  <w:t>N/A</w:t>
                </w:r>
              </w:p>
            </w:tc>
          </w:tr>
          <w:tr w:rsidR="005E204F" w14:paraId="23430750"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94659E"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C0B297B" w14:textId="77777777" w:rsidR="005E204F" w:rsidRDefault="00000000">
                <w:pPr>
                  <w:pBdr>
                    <w:bottom w:val="none" w:sz="0" w:space="8" w:color="000000"/>
                  </w:pBdr>
                  <w:spacing w:after="0"/>
                  <w:ind w:left="80"/>
                  <w:jc w:val="left"/>
                </w:pPr>
                <w:r>
                  <w:t>N/A</w:t>
                </w:r>
              </w:p>
            </w:tc>
          </w:tr>
        </w:tbl>
      </w:sdtContent>
    </w:sdt>
    <w:p w14:paraId="5D7C414E" w14:textId="77777777" w:rsidR="005E204F" w:rsidRDefault="005E204F">
      <w:pPr>
        <w:spacing w:after="0" w:line="276" w:lineRule="auto"/>
        <w:jc w:val="left"/>
        <w:rPr>
          <w:b/>
        </w:rPr>
      </w:pPr>
    </w:p>
    <w:p w14:paraId="02E244DA" w14:textId="77777777" w:rsidR="005E204F" w:rsidRDefault="00000000">
      <w:pPr>
        <w:spacing w:after="0" w:line="276" w:lineRule="auto"/>
        <w:jc w:val="left"/>
      </w:pPr>
      <w:r>
        <w:t>Activity diagram:</w:t>
      </w:r>
    </w:p>
    <w:p w14:paraId="3D7807CF" w14:textId="77777777" w:rsidR="005E204F" w:rsidRDefault="00000000">
      <w:pPr>
        <w:spacing w:after="0" w:line="276" w:lineRule="auto"/>
        <w:jc w:val="left"/>
      </w:pPr>
      <w:r>
        <w:rPr>
          <w:noProof/>
        </w:rPr>
        <w:lastRenderedPageBreak/>
        <w:drawing>
          <wp:inline distT="114300" distB="114300" distL="114300" distR="114300" wp14:anchorId="20BF9910" wp14:editId="715FC73D">
            <wp:extent cx="5943600" cy="7505700"/>
            <wp:effectExtent l="0" t="0" r="0" b="0"/>
            <wp:docPr id="3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3"/>
                    <a:srcRect/>
                    <a:stretch>
                      <a:fillRect/>
                    </a:stretch>
                  </pic:blipFill>
                  <pic:spPr>
                    <a:xfrm>
                      <a:off x="0" y="0"/>
                      <a:ext cx="5943600" cy="7505700"/>
                    </a:xfrm>
                    <a:prstGeom prst="rect">
                      <a:avLst/>
                    </a:prstGeom>
                    <a:ln/>
                  </pic:spPr>
                </pic:pic>
              </a:graphicData>
            </a:graphic>
          </wp:inline>
        </w:drawing>
      </w:r>
    </w:p>
    <w:p w14:paraId="40D054E9" w14:textId="77777777" w:rsidR="005E204F" w:rsidRDefault="00000000">
      <w:pPr>
        <w:rPr>
          <w:b/>
        </w:rPr>
      </w:pPr>
      <w:bookmarkStart w:id="27" w:name="_heading=h.3as4poj" w:colFirst="0" w:colLast="0"/>
      <w:bookmarkEnd w:id="27"/>
      <w:r>
        <w:rPr>
          <w:b/>
        </w:rPr>
        <w:t>2.7 Use case Quản lý thông báo</w:t>
      </w:r>
    </w:p>
    <w:p w14:paraId="13564EC8" w14:textId="77777777" w:rsidR="005E204F" w:rsidRDefault="00000000">
      <w:pPr>
        <w:rPr>
          <w:b/>
        </w:rPr>
      </w:pPr>
      <w:r>
        <w:rPr>
          <w:b/>
        </w:rPr>
        <w:tab/>
        <w:t>2.7.1. Chi tiết use case Gửi thông báo</w:t>
      </w:r>
    </w:p>
    <w:p w14:paraId="711903DA" w14:textId="77777777" w:rsidR="005E204F" w:rsidRDefault="005E204F">
      <w:pPr>
        <w:spacing w:after="0" w:line="276" w:lineRule="auto"/>
        <w:jc w:val="left"/>
      </w:pPr>
    </w:p>
    <w:sdt>
      <w:sdtPr>
        <w:tag w:val="goog_rdk_19"/>
        <w:id w:val="40019958"/>
        <w:lock w:val="contentLocked"/>
      </w:sdtPr>
      <w:sdtContent>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3B38EACD"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7B5C10C"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42BBD721" w14:textId="77777777" w:rsidR="005E204F" w:rsidRDefault="00000000">
                <w:pPr>
                  <w:spacing w:before="240" w:after="0" w:line="276" w:lineRule="auto"/>
                  <w:jc w:val="left"/>
                </w:pPr>
                <w:r>
                  <w:t>7.1</w:t>
                </w:r>
              </w:p>
            </w:tc>
          </w:tr>
          <w:tr w:rsidR="005E204F" w14:paraId="5227F87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1947DD6"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8AC3989" w14:textId="77777777" w:rsidR="005E204F" w:rsidRDefault="00000000">
                <w:pPr>
                  <w:spacing w:before="240" w:after="0" w:line="276" w:lineRule="auto"/>
                  <w:jc w:val="left"/>
                </w:pPr>
                <w:r>
                  <w:t>Gửi thông báo</w:t>
                </w:r>
              </w:p>
            </w:tc>
          </w:tr>
          <w:tr w:rsidR="005E204F" w14:paraId="075D9B2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274A455"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FD13150" w14:textId="77777777" w:rsidR="005E204F" w:rsidRDefault="00000000">
                <w:pPr>
                  <w:spacing w:before="100" w:after="0" w:line="276" w:lineRule="auto"/>
                </w:pPr>
                <w:r>
                  <w:t>Là chủ trọ, tôi muốn gửi thông báo đến tài khoản khách thuê</w:t>
                </w:r>
              </w:p>
            </w:tc>
          </w:tr>
          <w:tr w:rsidR="005E204F" w14:paraId="0C923F6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D1555B9"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686630A" w14:textId="77777777" w:rsidR="005E204F" w:rsidRDefault="00000000">
                <w:pPr>
                  <w:spacing w:before="240" w:after="0" w:line="276" w:lineRule="auto"/>
                  <w:jc w:val="left"/>
                </w:pPr>
                <w:r>
                  <w:t>Chủ trọ</w:t>
                </w:r>
              </w:p>
            </w:tc>
          </w:tr>
          <w:tr w:rsidR="005E204F" w14:paraId="73AAE7B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196A11D"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AAFC1CE" w14:textId="77777777" w:rsidR="005E204F" w:rsidRDefault="00000000">
                <w:pPr>
                  <w:spacing w:before="240" w:after="0" w:line="276" w:lineRule="auto"/>
                  <w:jc w:val="left"/>
                </w:pPr>
                <w:r>
                  <w:t>High</w:t>
                </w:r>
              </w:p>
            </w:tc>
          </w:tr>
          <w:tr w:rsidR="005E204F" w14:paraId="63E3F0C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E88E059"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413BA6E" w14:textId="77777777" w:rsidR="005E204F" w:rsidRDefault="00000000">
                <w:pPr>
                  <w:spacing w:before="240" w:after="0" w:line="276" w:lineRule="auto"/>
                  <w:jc w:val="left"/>
                </w:pPr>
                <w:r>
                  <w:t>Chủ trọ chọn mở gửi thông báo</w:t>
                </w:r>
              </w:p>
            </w:tc>
          </w:tr>
          <w:tr w:rsidR="005E204F" w14:paraId="0C7582F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A9965A0"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9DC88B6" w14:textId="77777777" w:rsidR="005E204F" w:rsidRDefault="00000000">
                <w:pPr>
                  <w:spacing w:before="240" w:after="0" w:line="276" w:lineRule="auto"/>
                  <w:jc w:val="left"/>
                </w:pPr>
                <w:r>
                  <w:t>Tồn tại tài khoản khách thuê</w:t>
                </w:r>
              </w:p>
            </w:tc>
          </w:tr>
          <w:tr w:rsidR="005E204F" w14:paraId="14A64DC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32CFC58"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FD97690" w14:textId="77777777" w:rsidR="005E204F" w:rsidRDefault="00000000">
                <w:pPr>
                  <w:spacing w:before="240" w:after="0" w:line="276" w:lineRule="auto"/>
                  <w:jc w:val="left"/>
                </w:pPr>
                <w:r>
                  <w:t>Gửi thông báo đến tài khoản khách thuê</w:t>
                </w:r>
              </w:p>
            </w:tc>
          </w:tr>
          <w:tr w:rsidR="005E204F" w14:paraId="056F306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0382FF"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0C53C16" w14:textId="77777777" w:rsidR="005E204F" w:rsidRDefault="00000000">
                <w:pPr>
                  <w:numPr>
                    <w:ilvl w:val="0"/>
                    <w:numId w:val="22"/>
                  </w:numPr>
                  <w:spacing w:after="0" w:line="276" w:lineRule="auto"/>
                  <w:jc w:val="left"/>
                </w:pPr>
                <w:r>
                  <w:t>Chọn chức năng gửi thông báo</w:t>
                </w:r>
              </w:p>
              <w:p w14:paraId="099F14D4" w14:textId="77777777" w:rsidR="005E204F" w:rsidRDefault="00000000">
                <w:pPr>
                  <w:numPr>
                    <w:ilvl w:val="0"/>
                    <w:numId w:val="22"/>
                  </w:numPr>
                  <w:spacing w:after="0" w:line="276" w:lineRule="auto"/>
                  <w:jc w:val="left"/>
                </w:pPr>
                <w:r>
                  <w:t>Hiển thị các mục: Thông báo nhắc nhở nộp tiền, gia hạn hợp đồng, nhập thông báo</w:t>
                </w:r>
              </w:p>
              <w:p w14:paraId="36EEADA8" w14:textId="77777777" w:rsidR="005E204F" w:rsidRDefault="00000000">
                <w:pPr>
                  <w:numPr>
                    <w:ilvl w:val="0"/>
                    <w:numId w:val="22"/>
                  </w:numPr>
                  <w:spacing w:after="0" w:line="276" w:lineRule="auto"/>
                  <w:jc w:val="left"/>
                </w:pPr>
                <w:r>
                  <w:t>Chọn thông báo “Nhắc nhở nộp tiền”</w:t>
                </w:r>
              </w:p>
              <w:p w14:paraId="7D88D90C" w14:textId="77777777" w:rsidR="005E204F" w:rsidRDefault="00000000">
                <w:pPr>
                  <w:numPr>
                    <w:ilvl w:val="0"/>
                    <w:numId w:val="22"/>
                  </w:numPr>
                  <w:spacing w:after="0" w:line="276" w:lineRule="auto"/>
                  <w:jc w:val="left"/>
                </w:pPr>
                <w:r>
                  <w:t xml:space="preserve">Chọn phòng </w:t>
                </w:r>
              </w:p>
              <w:p w14:paraId="05FBAB75" w14:textId="77777777" w:rsidR="005E204F" w:rsidRDefault="00000000">
                <w:pPr>
                  <w:numPr>
                    <w:ilvl w:val="0"/>
                    <w:numId w:val="22"/>
                  </w:numPr>
                  <w:spacing w:after="0" w:line="276" w:lineRule="auto"/>
                  <w:jc w:val="left"/>
                </w:pPr>
                <w:r>
                  <w:t>Bấm nút “Gửi thông báo”</w:t>
                </w:r>
              </w:p>
              <w:p w14:paraId="22ED51FE" w14:textId="77777777" w:rsidR="005E204F" w:rsidRDefault="00000000">
                <w:pPr>
                  <w:numPr>
                    <w:ilvl w:val="0"/>
                    <w:numId w:val="22"/>
                  </w:numPr>
                  <w:spacing w:after="0" w:line="276" w:lineRule="auto"/>
                  <w:jc w:val="left"/>
                </w:pPr>
                <w:r>
                  <w:t>Gửi thông báo</w:t>
                </w:r>
              </w:p>
            </w:tc>
          </w:tr>
          <w:tr w:rsidR="005E204F" w14:paraId="0599C86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59FA812"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8FF822C" w14:textId="77777777" w:rsidR="005E204F" w:rsidRDefault="00000000">
                <w:pPr>
                  <w:spacing w:before="240" w:after="0" w:line="276" w:lineRule="auto"/>
                  <w:jc w:val="left"/>
                </w:pPr>
                <w:r>
                  <w:t>3a. Nhập thông báo</w:t>
                </w:r>
              </w:p>
              <w:p w14:paraId="6D319E55" w14:textId="77777777" w:rsidR="005E204F" w:rsidRDefault="00000000">
                <w:pPr>
                  <w:spacing w:after="0" w:line="276" w:lineRule="auto"/>
                  <w:jc w:val="left"/>
                </w:pPr>
                <w:r>
                  <w:t>3b. Chọn “Thông báo gia hạn hợp đồng”</w:t>
                </w:r>
              </w:p>
              <w:p w14:paraId="2394269B" w14:textId="77777777" w:rsidR="005E204F" w:rsidRDefault="00000000">
                <w:pPr>
                  <w:spacing w:after="0" w:line="276" w:lineRule="auto"/>
                  <w:jc w:val="left"/>
                </w:pPr>
                <w:r>
                  <w:t>4a. Chọn tất cả các phòng</w:t>
                </w:r>
              </w:p>
            </w:tc>
          </w:tr>
          <w:tr w:rsidR="005E204F" w14:paraId="69A290A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A8C9F6"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158E053" w14:textId="77777777" w:rsidR="005E204F" w:rsidRDefault="00000000">
                <w:pPr>
                  <w:spacing w:before="240" w:after="0" w:line="276" w:lineRule="auto"/>
                  <w:jc w:val="left"/>
                </w:pPr>
                <w:r>
                  <w:t>6a. Nếu Gửi không thành công thì hiển thị thông báo: “Gửi không thành công” và kết thúc</w:t>
                </w:r>
              </w:p>
            </w:tc>
          </w:tr>
          <w:tr w:rsidR="005E204F" w14:paraId="24C11907"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94B2A9"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96BC43" w14:textId="77777777" w:rsidR="005E204F" w:rsidRDefault="00000000">
                <w:pPr>
                  <w:pBdr>
                    <w:bottom w:val="none" w:sz="0" w:space="8" w:color="000000"/>
                  </w:pBdr>
                  <w:spacing w:after="0"/>
                  <w:ind w:left="80"/>
                  <w:jc w:val="left"/>
                </w:pPr>
                <w:r>
                  <w:t>N/A</w:t>
                </w:r>
              </w:p>
            </w:tc>
          </w:tr>
          <w:tr w:rsidR="005E204F" w14:paraId="5E644DD8"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E9EE59"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6986C8" w14:textId="77777777" w:rsidR="005E204F" w:rsidRDefault="00000000">
                <w:pPr>
                  <w:pBdr>
                    <w:bottom w:val="none" w:sz="0" w:space="8" w:color="000000"/>
                  </w:pBdr>
                  <w:spacing w:after="0"/>
                  <w:ind w:left="80"/>
                  <w:jc w:val="left"/>
                </w:pPr>
                <w:r>
                  <w:t>N/A</w:t>
                </w:r>
              </w:p>
            </w:tc>
          </w:tr>
        </w:tbl>
      </w:sdtContent>
    </w:sdt>
    <w:p w14:paraId="490B313C" w14:textId="77777777" w:rsidR="005E204F" w:rsidRDefault="00000000">
      <w:r>
        <w:t>Activity diagram:</w:t>
      </w:r>
    </w:p>
    <w:p w14:paraId="4D6C9580" w14:textId="77777777" w:rsidR="005E204F" w:rsidRDefault="00000000">
      <w:pPr>
        <w:rPr>
          <w:b/>
        </w:rPr>
      </w:pPr>
      <w:r>
        <w:rPr>
          <w:b/>
          <w:noProof/>
        </w:rPr>
        <w:lastRenderedPageBreak/>
        <w:drawing>
          <wp:inline distT="114300" distB="114300" distL="114300" distR="114300" wp14:anchorId="026B537E" wp14:editId="6A6EC4A4">
            <wp:extent cx="5943600" cy="8001000"/>
            <wp:effectExtent l="0" t="0" r="0" b="0"/>
            <wp:docPr id="4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4"/>
                    <a:srcRect/>
                    <a:stretch>
                      <a:fillRect/>
                    </a:stretch>
                  </pic:blipFill>
                  <pic:spPr>
                    <a:xfrm>
                      <a:off x="0" y="0"/>
                      <a:ext cx="5943600" cy="8001000"/>
                    </a:xfrm>
                    <a:prstGeom prst="rect">
                      <a:avLst/>
                    </a:prstGeom>
                    <a:ln/>
                  </pic:spPr>
                </pic:pic>
              </a:graphicData>
            </a:graphic>
          </wp:inline>
        </w:drawing>
      </w:r>
    </w:p>
    <w:p w14:paraId="59B02D02" w14:textId="77777777" w:rsidR="005E204F" w:rsidRDefault="00000000">
      <w:pPr>
        <w:spacing w:after="0" w:line="276" w:lineRule="auto"/>
        <w:jc w:val="left"/>
        <w:rPr>
          <w:b/>
        </w:rPr>
      </w:pPr>
      <w:r>
        <w:rPr>
          <w:b/>
        </w:rPr>
        <w:lastRenderedPageBreak/>
        <w:tab/>
        <w:t>2.7.2.  Chi tiết use case Hiển thị thông báo</w:t>
      </w:r>
    </w:p>
    <w:p w14:paraId="56BB99F0" w14:textId="77777777" w:rsidR="005E204F" w:rsidRDefault="005E204F">
      <w:pPr>
        <w:spacing w:after="0" w:line="276" w:lineRule="auto"/>
        <w:jc w:val="left"/>
      </w:pPr>
    </w:p>
    <w:sdt>
      <w:sdtPr>
        <w:tag w:val="goog_rdk_20"/>
        <w:id w:val="-77292999"/>
        <w:lock w:val="contentLocked"/>
      </w:sdtPr>
      <w:sdtContent>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7CF148E1"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0D81D2"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F3A5C3B" w14:textId="77777777" w:rsidR="005E204F" w:rsidRDefault="00000000">
                <w:pPr>
                  <w:spacing w:before="240" w:after="0" w:line="276" w:lineRule="auto"/>
                  <w:jc w:val="left"/>
                </w:pPr>
                <w:r>
                  <w:t>7.2</w:t>
                </w:r>
              </w:p>
            </w:tc>
          </w:tr>
          <w:tr w:rsidR="005E204F" w14:paraId="7C3B1DBC"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F85CCE8"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B12D325" w14:textId="77777777" w:rsidR="005E204F" w:rsidRDefault="00000000">
                <w:pPr>
                  <w:spacing w:before="240" w:after="0" w:line="276" w:lineRule="auto"/>
                  <w:jc w:val="left"/>
                </w:pPr>
                <w:r>
                  <w:t>Hiển thị thông báo</w:t>
                </w:r>
              </w:p>
            </w:tc>
          </w:tr>
          <w:tr w:rsidR="005E204F" w14:paraId="64BC981F"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2F0B9B3"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810BA01" w14:textId="77777777" w:rsidR="005E204F" w:rsidRDefault="00000000">
                <w:pPr>
                  <w:spacing w:before="100" w:after="0" w:line="276" w:lineRule="auto"/>
                </w:pPr>
                <w:r>
                  <w:t>Là người thuê trọ, tôi muốn nhận được các thông báo từ chủ trọ</w:t>
                </w:r>
              </w:p>
            </w:tc>
          </w:tr>
          <w:tr w:rsidR="005E204F" w14:paraId="53EE731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224D35A"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9CCE15C" w14:textId="77777777" w:rsidR="005E204F" w:rsidRDefault="00000000">
                <w:pPr>
                  <w:spacing w:before="240" w:after="0" w:line="276" w:lineRule="auto"/>
                  <w:jc w:val="left"/>
                </w:pPr>
                <w:r>
                  <w:t>Người thuê trọ</w:t>
                </w:r>
              </w:p>
            </w:tc>
          </w:tr>
          <w:tr w:rsidR="005E204F" w14:paraId="6C1517C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DC13B8C"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9166B08" w14:textId="77777777" w:rsidR="005E204F" w:rsidRDefault="00000000">
                <w:pPr>
                  <w:spacing w:before="240" w:after="0" w:line="276" w:lineRule="auto"/>
                  <w:jc w:val="left"/>
                </w:pPr>
                <w:r>
                  <w:t>High</w:t>
                </w:r>
              </w:p>
            </w:tc>
          </w:tr>
          <w:tr w:rsidR="005E204F" w14:paraId="0EC18F5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03F0418"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C8CC07F" w14:textId="77777777" w:rsidR="005E204F" w:rsidRDefault="00000000">
                <w:pPr>
                  <w:spacing w:before="240" w:after="0" w:line="276" w:lineRule="auto"/>
                  <w:jc w:val="left"/>
                </w:pPr>
                <w:r>
                  <w:t>Hiển thị thông báo về thời hạn hợp đồng</w:t>
                </w:r>
              </w:p>
            </w:tc>
          </w:tr>
          <w:tr w:rsidR="005E204F" w14:paraId="115BACC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2A41413"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BA2D895" w14:textId="77777777" w:rsidR="005E204F" w:rsidRDefault="00000000">
                <w:pPr>
                  <w:spacing w:before="240" w:after="0" w:line="276" w:lineRule="auto"/>
                  <w:jc w:val="left"/>
                </w:pPr>
                <w:r>
                  <w:t>Người thuê trọ chọn mở “Thông báo”</w:t>
                </w:r>
              </w:p>
            </w:tc>
          </w:tr>
          <w:tr w:rsidR="005E204F" w14:paraId="65605ED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4FF1107"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83CF3C3" w14:textId="77777777" w:rsidR="005E204F" w:rsidRDefault="00000000">
                <w:pPr>
                  <w:spacing w:before="240" w:after="0" w:line="276" w:lineRule="auto"/>
                  <w:jc w:val="left"/>
                </w:pPr>
                <w:r>
                  <w:t>Hiển thị các thông báo từ chủ trọ</w:t>
                </w:r>
              </w:p>
            </w:tc>
          </w:tr>
          <w:tr w:rsidR="005E204F" w14:paraId="4E2C943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D2390F6"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87CF6F3" w14:textId="77777777" w:rsidR="005E204F" w:rsidRDefault="00000000">
                <w:pPr>
                  <w:numPr>
                    <w:ilvl w:val="0"/>
                    <w:numId w:val="23"/>
                  </w:numPr>
                  <w:spacing w:after="0" w:line="276" w:lineRule="auto"/>
                  <w:jc w:val="left"/>
                </w:pPr>
                <w:r>
                  <w:t>Chọn mục “Thông báo”</w:t>
                </w:r>
              </w:p>
              <w:p w14:paraId="0D1A89FE" w14:textId="77777777" w:rsidR="005E204F" w:rsidRDefault="00000000">
                <w:pPr>
                  <w:numPr>
                    <w:ilvl w:val="0"/>
                    <w:numId w:val="23"/>
                  </w:numPr>
                  <w:spacing w:after="0" w:line="276" w:lineRule="auto"/>
                  <w:jc w:val="left"/>
                </w:pPr>
                <w:r>
                  <w:t>Hiển thị thông báo</w:t>
                </w:r>
              </w:p>
            </w:tc>
          </w:tr>
          <w:tr w:rsidR="005E204F" w14:paraId="56BDD65F"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F3ECBA3"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716F4E5" w14:textId="77777777" w:rsidR="005E204F" w:rsidRDefault="00000000">
                <w:pPr>
                  <w:spacing w:before="240" w:after="0" w:line="276" w:lineRule="auto"/>
                  <w:jc w:val="left"/>
                </w:pPr>
                <w:r>
                  <w:t>N/A</w:t>
                </w:r>
              </w:p>
            </w:tc>
          </w:tr>
          <w:tr w:rsidR="005E204F" w14:paraId="186F3AA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D5EAE7"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8A18B70" w14:textId="77777777" w:rsidR="005E204F" w:rsidRDefault="00000000">
                <w:pPr>
                  <w:spacing w:before="240" w:after="0" w:line="276" w:lineRule="auto"/>
                  <w:jc w:val="left"/>
                </w:pPr>
                <w:r>
                  <w:t>2a. Nếu không có thông báo, hiển thị “Không có bất kỳ thông báo mới nào” và kết thúc</w:t>
                </w:r>
              </w:p>
            </w:tc>
          </w:tr>
          <w:tr w:rsidR="005E204F" w14:paraId="69AC4F29"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28FE63"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B41C3F" w14:textId="77777777" w:rsidR="005E204F" w:rsidRDefault="00000000">
                <w:pPr>
                  <w:pBdr>
                    <w:bottom w:val="none" w:sz="0" w:space="8" w:color="000000"/>
                  </w:pBdr>
                  <w:spacing w:after="0"/>
                  <w:ind w:left="80"/>
                  <w:jc w:val="left"/>
                </w:pPr>
                <w:r>
                  <w:t>N/A</w:t>
                </w:r>
              </w:p>
            </w:tc>
          </w:tr>
          <w:tr w:rsidR="005E204F" w14:paraId="6935722C"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265D388"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770B0A4" w14:textId="77777777" w:rsidR="005E204F" w:rsidRDefault="00000000">
                <w:pPr>
                  <w:pBdr>
                    <w:bottom w:val="none" w:sz="0" w:space="8" w:color="000000"/>
                  </w:pBdr>
                  <w:spacing w:after="0"/>
                  <w:ind w:left="80"/>
                  <w:jc w:val="left"/>
                </w:pPr>
                <w:r>
                  <w:t>N/A</w:t>
                </w:r>
              </w:p>
            </w:tc>
          </w:tr>
        </w:tbl>
      </w:sdtContent>
    </w:sdt>
    <w:p w14:paraId="4269DFB8" w14:textId="77777777" w:rsidR="005E204F" w:rsidRDefault="00000000">
      <w:r>
        <w:t>Activity diagram:</w:t>
      </w:r>
    </w:p>
    <w:p w14:paraId="72B87899" w14:textId="77777777" w:rsidR="005E204F" w:rsidRDefault="005E204F"/>
    <w:p w14:paraId="29F76EDC" w14:textId="77777777" w:rsidR="005E204F" w:rsidRDefault="00000000">
      <w:pPr>
        <w:spacing w:after="0" w:line="276" w:lineRule="auto"/>
        <w:jc w:val="left"/>
      </w:pPr>
      <w:r>
        <w:rPr>
          <w:noProof/>
        </w:rPr>
        <w:lastRenderedPageBreak/>
        <w:drawing>
          <wp:inline distT="114300" distB="114300" distL="114300" distR="114300" wp14:anchorId="367AA671" wp14:editId="1A5005E2">
            <wp:extent cx="5534025" cy="3914775"/>
            <wp:effectExtent l="0" t="0" r="0" b="0"/>
            <wp:docPr id="4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5"/>
                    <a:srcRect/>
                    <a:stretch>
                      <a:fillRect/>
                    </a:stretch>
                  </pic:blipFill>
                  <pic:spPr>
                    <a:xfrm>
                      <a:off x="0" y="0"/>
                      <a:ext cx="5534025" cy="3914775"/>
                    </a:xfrm>
                    <a:prstGeom prst="rect">
                      <a:avLst/>
                    </a:prstGeom>
                    <a:ln/>
                  </pic:spPr>
                </pic:pic>
              </a:graphicData>
            </a:graphic>
          </wp:inline>
        </w:drawing>
      </w:r>
    </w:p>
    <w:p w14:paraId="1464A958" w14:textId="77777777" w:rsidR="005E204F" w:rsidRDefault="00000000">
      <w:pPr>
        <w:spacing w:after="0" w:line="276" w:lineRule="auto"/>
        <w:jc w:val="left"/>
        <w:rPr>
          <w:b/>
        </w:rPr>
      </w:pPr>
      <w:bookmarkStart w:id="28" w:name="_heading=h.1pxezwc" w:colFirst="0" w:colLast="0"/>
      <w:bookmarkEnd w:id="28"/>
      <w:r>
        <w:rPr>
          <w:b/>
        </w:rPr>
        <w:t>2.8. Use case Nhắn tin</w:t>
      </w:r>
    </w:p>
    <w:p w14:paraId="74C14A04" w14:textId="77777777" w:rsidR="005E204F" w:rsidRDefault="00000000">
      <w:pPr>
        <w:spacing w:after="0" w:line="276" w:lineRule="auto"/>
        <w:jc w:val="left"/>
        <w:rPr>
          <w:b/>
        </w:rPr>
      </w:pPr>
      <w:r>
        <w:rPr>
          <w:b/>
        </w:rPr>
        <w:tab/>
        <w:t>2.8.1. Chi tiết use case Chủ trọ nhắn tin đến khách thuê</w:t>
      </w:r>
    </w:p>
    <w:p w14:paraId="36416C5F" w14:textId="77777777" w:rsidR="005E204F" w:rsidRDefault="005E204F">
      <w:pPr>
        <w:spacing w:after="0" w:line="276" w:lineRule="auto"/>
        <w:jc w:val="left"/>
      </w:pPr>
    </w:p>
    <w:sdt>
      <w:sdtPr>
        <w:tag w:val="goog_rdk_21"/>
        <w:id w:val="-563259201"/>
        <w:lock w:val="contentLocked"/>
      </w:sdtPr>
      <w:sdtContent>
        <w:tbl>
          <w:tblPr>
            <w:tblStyle w:val="af6"/>
            <w:tblW w:w="8985" w:type="dxa"/>
            <w:tblBorders>
              <w:top w:val="nil"/>
              <w:left w:val="nil"/>
              <w:bottom w:val="nil"/>
              <w:right w:val="nil"/>
              <w:insideH w:val="nil"/>
              <w:insideV w:val="nil"/>
            </w:tblBorders>
            <w:tblLayout w:type="fixed"/>
            <w:tblLook w:val="0400" w:firstRow="0" w:lastRow="0" w:firstColumn="0" w:lastColumn="0" w:noHBand="0" w:noVBand="1"/>
          </w:tblPr>
          <w:tblGrid>
            <w:gridCol w:w="2130"/>
            <w:gridCol w:w="6855"/>
          </w:tblGrid>
          <w:tr w:rsidR="005E204F" w14:paraId="26FE6669" w14:textId="77777777">
            <w:trPr>
              <w:trHeight w:val="375"/>
            </w:trPr>
            <w:tc>
              <w:tcPr>
                <w:tcW w:w="2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6E7482A" w14:textId="77777777" w:rsidR="005E204F" w:rsidRDefault="00000000">
                <w:pPr>
                  <w:spacing w:before="240" w:after="0" w:line="276" w:lineRule="auto"/>
                  <w:jc w:val="left"/>
                </w:pPr>
                <w:r>
                  <w:t>Use case ID</w:t>
                </w:r>
              </w:p>
            </w:tc>
            <w:tc>
              <w:tcPr>
                <w:tcW w:w="685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1C829F4" w14:textId="77777777" w:rsidR="005E204F" w:rsidRDefault="00000000">
                <w:pPr>
                  <w:spacing w:before="240" w:after="0" w:line="276" w:lineRule="auto"/>
                  <w:jc w:val="left"/>
                </w:pPr>
                <w:r>
                  <w:t>8.1</w:t>
                </w:r>
              </w:p>
            </w:tc>
          </w:tr>
          <w:tr w:rsidR="005E204F" w14:paraId="6D1C28F0"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8AB8BDC" w14:textId="77777777" w:rsidR="005E204F" w:rsidRDefault="00000000">
                <w:pPr>
                  <w:spacing w:before="240" w:after="0" w:line="276" w:lineRule="auto"/>
                  <w:jc w:val="left"/>
                </w:pPr>
                <w:r>
                  <w:t>Use case name</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382135DD" w14:textId="77777777" w:rsidR="005E204F" w:rsidRDefault="00000000">
                <w:pPr>
                  <w:spacing w:before="240" w:after="0" w:line="276" w:lineRule="auto"/>
                  <w:jc w:val="left"/>
                </w:pPr>
                <w:r>
                  <w:t>Nhắn tin đến khách thuê</w:t>
                </w:r>
              </w:p>
            </w:tc>
          </w:tr>
          <w:tr w:rsidR="005E204F" w14:paraId="515D6D3E" w14:textId="77777777">
            <w:trPr>
              <w:trHeight w:val="480"/>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C5B6E3B" w14:textId="77777777" w:rsidR="005E204F" w:rsidRDefault="00000000">
                <w:pPr>
                  <w:spacing w:before="240" w:after="0" w:line="276" w:lineRule="auto"/>
                  <w:jc w:val="left"/>
                </w:pPr>
                <w:r>
                  <w:t>Description</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AA0AEC5" w14:textId="77777777" w:rsidR="005E204F" w:rsidRDefault="00000000">
                <w:pPr>
                  <w:spacing w:before="100" w:after="0" w:line="276" w:lineRule="auto"/>
                </w:pPr>
                <w:r>
                  <w:t>Là chủ trọ, tôi muốn nhắn tin với khách thuê ở từng phòng trọ.</w:t>
                </w:r>
              </w:p>
            </w:tc>
          </w:tr>
          <w:tr w:rsidR="005E204F" w14:paraId="26AA79F3"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834CDC7" w14:textId="77777777" w:rsidR="005E204F" w:rsidRDefault="00000000">
                <w:pPr>
                  <w:spacing w:before="240" w:after="0" w:line="276" w:lineRule="auto"/>
                  <w:jc w:val="left"/>
                </w:pPr>
                <w:r>
                  <w:t>Actors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6CC6EE22" w14:textId="77777777" w:rsidR="005E204F" w:rsidRDefault="00000000">
                <w:pPr>
                  <w:spacing w:before="240" w:after="0" w:line="276" w:lineRule="auto"/>
                  <w:jc w:val="left"/>
                </w:pPr>
                <w:r>
                  <w:t>Chủ trọ.</w:t>
                </w:r>
              </w:p>
            </w:tc>
          </w:tr>
          <w:tr w:rsidR="005E204F" w14:paraId="72F0CCC3"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1532D2" w14:textId="77777777" w:rsidR="005E204F" w:rsidRDefault="00000000">
                <w:pPr>
                  <w:spacing w:before="240" w:after="0" w:line="276" w:lineRule="auto"/>
                  <w:jc w:val="left"/>
                </w:pPr>
                <w:r>
                  <w:t>Priority</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94B906F" w14:textId="77777777" w:rsidR="005E204F" w:rsidRDefault="00000000">
                <w:pPr>
                  <w:spacing w:before="240" w:after="0" w:line="276" w:lineRule="auto"/>
                  <w:jc w:val="left"/>
                </w:pPr>
                <w:r>
                  <w:t>High</w:t>
                </w:r>
              </w:p>
            </w:tc>
          </w:tr>
          <w:tr w:rsidR="005E204F" w14:paraId="0D6849CA"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EC37E6" w14:textId="77777777" w:rsidR="005E204F" w:rsidRDefault="00000000">
                <w:pPr>
                  <w:spacing w:before="240" w:after="0" w:line="276" w:lineRule="auto"/>
                  <w:jc w:val="left"/>
                </w:pPr>
                <w:r>
                  <w:t>Triggers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73292B1F" w14:textId="77777777" w:rsidR="005E204F" w:rsidRDefault="00000000">
                <w:pPr>
                  <w:spacing w:before="240" w:after="0" w:line="276" w:lineRule="auto"/>
                  <w:jc w:val="left"/>
                </w:pPr>
                <w:r>
                  <w:t>Chủ trọ chọn mở chức năng nhắn tin</w:t>
                </w:r>
              </w:p>
            </w:tc>
          </w:tr>
          <w:tr w:rsidR="005E204F" w14:paraId="577F9C40"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4E371DE" w14:textId="77777777" w:rsidR="005E204F" w:rsidRDefault="00000000">
                <w:pPr>
                  <w:spacing w:before="240" w:after="0" w:line="276" w:lineRule="auto"/>
                  <w:jc w:val="left"/>
                </w:pPr>
                <w:r>
                  <w:t>Pre-conditions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54944749" w14:textId="77777777" w:rsidR="005E204F" w:rsidRDefault="00000000">
                <w:pPr>
                  <w:spacing w:before="240" w:after="0" w:line="276" w:lineRule="auto"/>
                  <w:jc w:val="left"/>
                </w:pPr>
                <w:r>
                  <w:t>Có khách thuê trọ</w:t>
                </w:r>
              </w:p>
            </w:tc>
          </w:tr>
          <w:tr w:rsidR="005E204F" w14:paraId="529BD90D"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59A3032" w14:textId="77777777" w:rsidR="005E204F" w:rsidRDefault="00000000">
                <w:pPr>
                  <w:spacing w:before="240" w:after="0" w:line="276" w:lineRule="auto"/>
                  <w:jc w:val="left"/>
                </w:pPr>
                <w:r>
                  <w:t>Post-conditions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737CC0D" w14:textId="77777777" w:rsidR="005E204F" w:rsidRDefault="00000000">
                <w:pPr>
                  <w:spacing w:before="240" w:after="0" w:line="276" w:lineRule="auto"/>
                  <w:jc w:val="left"/>
                </w:pPr>
                <w:r>
                  <w:t>Tin nhắn được gửi đến khách thuê ở phòng trọ.</w:t>
                </w:r>
              </w:p>
            </w:tc>
          </w:tr>
          <w:tr w:rsidR="005E204F" w14:paraId="0DB275FD" w14:textId="77777777">
            <w:trPr>
              <w:trHeight w:val="1290"/>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FE2A8C1" w14:textId="77777777" w:rsidR="005E204F" w:rsidRDefault="00000000">
                <w:pPr>
                  <w:spacing w:before="240" w:after="0" w:line="276" w:lineRule="auto"/>
                  <w:jc w:val="left"/>
                </w:pPr>
                <w:r>
                  <w:lastRenderedPageBreak/>
                  <w:t>Main flow</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7570D691" w14:textId="77777777" w:rsidR="005E204F" w:rsidRDefault="00000000">
                <w:pPr>
                  <w:numPr>
                    <w:ilvl w:val="0"/>
                    <w:numId w:val="24"/>
                  </w:numPr>
                  <w:spacing w:after="0" w:line="276" w:lineRule="auto"/>
                  <w:jc w:val="left"/>
                </w:pPr>
                <w:r>
                  <w:t>Chọn biểu tượng “Nhắn tin”</w:t>
                </w:r>
              </w:p>
              <w:p w14:paraId="04E46C72" w14:textId="77777777" w:rsidR="005E204F" w:rsidRDefault="00000000">
                <w:pPr>
                  <w:numPr>
                    <w:ilvl w:val="0"/>
                    <w:numId w:val="24"/>
                  </w:numPr>
                  <w:spacing w:after="0" w:line="276" w:lineRule="auto"/>
                  <w:jc w:val="left"/>
                </w:pPr>
                <w:r>
                  <w:t>Hiển thị danh sách các phòng trọ.</w:t>
                </w:r>
              </w:p>
              <w:p w14:paraId="4A20F6F4" w14:textId="77777777" w:rsidR="005E204F" w:rsidRDefault="00000000">
                <w:pPr>
                  <w:numPr>
                    <w:ilvl w:val="0"/>
                    <w:numId w:val="24"/>
                  </w:numPr>
                  <w:spacing w:after="0" w:line="276" w:lineRule="auto"/>
                  <w:jc w:val="left"/>
                </w:pPr>
                <w:r>
                  <w:t>Chọn phòng</w:t>
                </w:r>
              </w:p>
              <w:p w14:paraId="6DAEC88D" w14:textId="77777777" w:rsidR="005E204F" w:rsidRDefault="00000000">
                <w:pPr>
                  <w:numPr>
                    <w:ilvl w:val="0"/>
                    <w:numId w:val="24"/>
                  </w:numPr>
                  <w:spacing w:after="0" w:line="276" w:lineRule="auto"/>
                  <w:jc w:val="left"/>
                </w:pPr>
                <w:r>
                  <w:t>Hiển thị màn hình nhắn tin chi tiết gồm: Phần nhập tin nhắn, phần hiển thị tin nhắn đã gửi và trả lời của người nhận, hiển thị biểu tượng “Hình ảnh”, hiển thị tên phòng, hiển thị biểu tượng “Gửi tin nhắn”.</w:t>
                </w:r>
              </w:p>
              <w:p w14:paraId="6550C839" w14:textId="77777777" w:rsidR="005E204F" w:rsidRDefault="00000000">
                <w:pPr>
                  <w:numPr>
                    <w:ilvl w:val="0"/>
                    <w:numId w:val="24"/>
                  </w:numPr>
                  <w:spacing w:after="0" w:line="276" w:lineRule="auto"/>
                  <w:jc w:val="left"/>
                </w:pPr>
                <w:r>
                  <w:t>Chọn nhập tin nhắn</w:t>
                </w:r>
              </w:p>
              <w:p w14:paraId="671E2E69" w14:textId="77777777" w:rsidR="005E204F" w:rsidRDefault="00000000">
                <w:pPr>
                  <w:numPr>
                    <w:ilvl w:val="0"/>
                    <w:numId w:val="24"/>
                  </w:numPr>
                  <w:spacing w:after="0" w:line="276" w:lineRule="auto"/>
                  <w:jc w:val="left"/>
                </w:pPr>
                <w:r>
                  <w:t>Nhập nội dung tin nhắn.</w:t>
                </w:r>
              </w:p>
              <w:p w14:paraId="0BE76E14" w14:textId="77777777" w:rsidR="005E204F" w:rsidRDefault="00000000">
                <w:pPr>
                  <w:numPr>
                    <w:ilvl w:val="0"/>
                    <w:numId w:val="24"/>
                  </w:numPr>
                  <w:spacing w:after="0" w:line="276" w:lineRule="auto"/>
                  <w:jc w:val="left"/>
                </w:pPr>
                <w:r>
                  <w:t>Nhấn gửi.</w:t>
                </w:r>
              </w:p>
              <w:p w14:paraId="4876B960" w14:textId="77777777" w:rsidR="005E204F" w:rsidRDefault="00000000">
                <w:pPr>
                  <w:numPr>
                    <w:ilvl w:val="0"/>
                    <w:numId w:val="24"/>
                  </w:numPr>
                  <w:spacing w:after="0" w:line="276" w:lineRule="auto"/>
                  <w:jc w:val="left"/>
                </w:pPr>
                <w:r>
                  <w:t>Gửi tin nhắn</w:t>
                </w:r>
              </w:p>
            </w:tc>
          </w:tr>
          <w:tr w:rsidR="005E204F" w14:paraId="4EF3BA22" w14:textId="77777777">
            <w:trPr>
              <w:trHeight w:val="70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26523C9" w14:textId="77777777" w:rsidR="005E204F" w:rsidRDefault="00000000">
                <w:pPr>
                  <w:spacing w:before="240" w:after="0" w:line="276" w:lineRule="auto"/>
                  <w:jc w:val="left"/>
                </w:pPr>
                <w:r>
                  <w:t>Alternative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D1A8453" w14:textId="77777777" w:rsidR="005E204F" w:rsidRDefault="00000000">
                <w:pPr>
                  <w:spacing w:before="240" w:after="0" w:line="276" w:lineRule="auto"/>
                  <w:jc w:val="left"/>
                </w:pPr>
                <w:r>
                  <w:t xml:space="preserve">  5a. Chọn hình ảnh cần gửi</w:t>
                </w:r>
              </w:p>
              <w:p w14:paraId="0D5347BC" w14:textId="77777777" w:rsidR="005E204F" w:rsidRDefault="00000000">
                <w:pPr>
                  <w:spacing w:before="240" w:after="0" w:line="276" w:lineRule="auto"/>
                  <w:jc w:val="left"/>
                </w:pPr>
                <w:r>
                  <w:t xml:space="preserve">   5a1. Hệ thống lấy hình ảnh và đưa vào nội dung cần gửi.</w:t>
                </w:r>
              </w:p>
            </w:tc>
          </w:tr>
          <w:tr w:rsidR="005E204F" w14:paraId="6BA87B2F" w14:textId="77777777">
            <w:trPr>
              <w:trHeight w:val="6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388516" w14:textId="77777777" w:rsidR="005E204F" w:rsidRDefault="00000000">
                <w:pPr>
                  <w:spacing w:before="240" w:after="0" w:line="276" w:lineRule="auto"/>
                  <w:jc w:val="left"/>
                </w:pPr>
                <w:r>
                  <w:t>Exception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E569BEC" w14:textId="77777777" w:rsidR="005E204F" w:rsidRDefault="00000000">
                <w:pPr>
                  <w:spacing w:before="240" w:after="0" w:line="276" w:lineRule="auto"/>
                  <w:jc w:val="left"/>
                </w:pPr>
                <w:r>
                  <w:t xml:space="preserve">  8a. Nếu gửi không thành công thì hiển thị thông báo “Không gửi được tin nhắn” và kết thúc</w:t>
                </w:r>
              </w:p>
            </w:tc>
          </w:tr>
          <w:tr w:rsidR="005E204F" w14:paraId="7379D564"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8A9ABC" w14:textId="77777777" w:rsidR="005E204F" w:rsidRDefault="00000000">
                <w:pPr>
                  <w:pBdr>
                    <w:bottom w:val="none" w:sz="0" w:space="8" w:color="000000"/>
                  </w:pBdr>
                  <w:spacing w:after="0"/>
                  <w:ind w:left="80"/>
                  <w:jc w:val="left"/>
                </w:pPr>
                <w:r>
                  <w:t>Business rules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5EDE10" w14:textId="77777777" w:rsidR="005E204F" w:rsidRDefault="00000000">
                <w:pPr>
                  <w:pBdr>
                    <w:bottom w:val="none" w:sz="0" w:space="8" w:color="000000"/>
                  </w:pBdr>
                  <w:spacing w:after="0"/>
                  <w:ind w:left="80"/>
                  <w:jc w:val="left"/>
                </w:pPr>
                <w:r>
                  <w:t>N/A</w:t>
                </w:r>
              </w:p>
            </w:tc>
          </w:tr>
          <w:tr w:rsidR="005E204F" w14:paraId="23F113BC"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FC4568" w14:textId="77777777" w:rsidR="005E204F" w:rsidRDefault="00000000">
                <w:pPr>
                  <w:pBdr>
                    <w:bottom w:val="none" w:sz="0" w:space="8" w:color="000000"/>
                  </w:pBdr>
                  <w:spacing w:after="0"/>
                  <w:ind w:left="80"/>
                  <w:jc w:val="left"/>
                </w:pPr>
                <w:r>
                  <w:t>Non-functional requirements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FF65CC" w14:textId="77777777" w:rsidR="005E204F" w:rsidRDefault="00000000">
                <w:pPr>
                  <w:pBdr>
                    <w:bottom w:val="none" w:sz="0" w:space="8" w:color="000000"/>
                  </w:pBdr>
                  <w:spacing w:after="0"/>
                  <w:ind w:left="80"/>
                  <w:jc w:val="left"/>
                </w:pPr>
                <w:r>
                  <w:t>N/A</w:t>
                </w:r>
              </w:p>
            </w:tc>
          </w:tr>
        </w:tbl>
      </w:sdtContent>
    </w:sdt>
    <w:p w14:paraId="728ED7DA" w14:textId="77777777" w:rsidR="005E204F" w:rsidRDefault="005E204F">
      <w:pPr>
        <w:spacing w:after="0" w:line="276" w:lineRule="auto"/>
        <w:jc w:val="left"/>
      </w:pPr>
    </w:p>
    <w:p w14:paraId="6CFBCE1D" w14:textId="77777777" w:rsidR="005E204F" w:rsidRDefault="00000000">
      <w:r>
        <w:t>Activity diagram:</w:t>
      </w:r>
    </w:p>
    <w:p w14:paraId="131F1B8F" w14:textId="77777777" w:rsidR="005E204F" w:rsidRDefault="00000000">
      <w:r>
        <w:rPr>
          <w:noProof/>
        </w:rPr>
        <w:lastRenderedPageBreak/>
        <w:drawing>
          <wp:inline distT="114300" distB="114300" distL="114300" distR="114300" wp14:anchorId="0AFE77DC" wp14:editId="5F48F4B5">
            <wp:extent cx="5246947" cy="8501063"/>
            <wp:effectExtent l="0" t="0" r="0" b="0"/>
            <wp:docPr id="4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6"/>
                    <a:srcRect/>
                    <a:stretch>
                      <a:fillRect/>
                    </a:stretch>
                  </pic:blipFill>
                  <pic:spPr>
                    <a:xfrm>
                      <a:off x="0" y="0"/>
                      <a:ext cx="5246947" cy="8501063"/>
                    </a:xfrm>
                    <a:prstGeom prst="rect">
                      <a:avLst/>
                    </a:prstGeom>
                    <a:ln/>
                  </pic:spPr>
                </pic:pic>
              </a:graphicData>
            </a:graphic>
          </wp:inline>
        </w:drawing>
      </w:r>
    </w:p>
    <w:p w14:paraId="2B70FB84" w14:textId="77777777" w:rsidR="005E204F" w:rsidRDefault="00000000">
      <w:pPr>
        <w:spacing w:after="0" w:line="276" w:lineRule="auto"/>
        <w:jc w:val="left"/>
        <w:rPr>
          <w:b/>
        </w:rPr>
      </w:pPr>
      <w:r>
        <w:lastRenderedPageBreak/>
        <w:tab/>
      </w:r>
      <w:r>
        <w:rPr>
          <w:b/>
        </w:rPr>
        <w:t>2.8.2. Chi tiết use case Khách thuê nhắn tin đến chủ trọ</w:t>
      </w:r>
    </w:p>
    <w:p w14:paraId="286DC422" w14:textId="77777777" w:rsidR="005E204F" w:rsidRDefault="005E204F">
      <w:pPr>
        <w:spacing w:after="0" w:line="276" w:lineRule="auto"/>
        <w:jc w:val="left"/>
      </w:pPr>
    </w:p>
    <w:sdt>
      <w:sdtPr>
        <w:tag w:val="goog_rdk_22"/>
        <w:id w:val="-200556279"/>
        <w:lock w:val="contentLocked"/>
      </w:sdtPr>
      <w:sdtContent>
        <w:tbl>
          <w:tblPr>
            <w:tblStyle w:val="af7"/>
            <w:tblW w:w="8985" w:type="dxa"/>
            <w:tblBorders>
              <w:top w:val="nil"/>
              <w:left w:val="nil"/>
              <w:bottom w:val="nil"/>
              <w:right w:val="nil"/>
              <w:insideH w:val="nil"/>
              <w:insideV w:val="nil"/>
            </w:tblBorders>
            <w:tblLayout w:type="fixed"/>
            <w:tblLook w:val="0400" w:firstRow="0" w:lastRow="0" w:firstColumn="0" w:lastColumn="0" w:noHBand="0" w:noVBand="1"/>
          </w:tblPr>
          <w:tblGrid>
            <w:gridCol w:w="2130"/>
            <w:gridCol w:w="6855"/>
          </w:tblGrid>
          <w:tr w:rsidR="005E204F" w14:paraId="5960F54C" w14:textId="77777777">
            <w:trPr>
              <w:trHeight w:val="375"/>
            </w:trPr>
            <w:tc>
              <w:tcPr>
                <w:tcW w:w="2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0A0347" w14:textId="77777777" w:rsidR="005E204F" w:rsidRDefault="00000000">
                <w:pPr>
                  <w:spacing w:before="240" w:after="0" w:line="276" w:lineRule="auto"/>
                  <w:jc w:val="left"/>
                </w:pPr>
                <w:r>
                  <w:t>Use case ID</w:t>
                </w:r>
              </w:p>
            </w:tc>
            <w:tc>
              <w:tcPr>
                <w:tcW w:w="685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192C73BE" w14:textId="77777777" w:rsidR="005E204F" w:rsidRDefault="00000000">
                <w:pPr>
                  <w:spacing w:before="240" w:after="0" w:line="276" w:lineRule="auto"/>
                  <w:jc w:val="left"/>
                </w:pPr>
                <w:r>
                  <w:t>8.2</w:t>
                </w:r>
              </w:p>
            </w:tc>
          </w:tr>
          <w:tr w:rsidR="005E204F" w14:paraId="54F5820A"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AF4411" w14:textId="77777777" w:rsidR="005E204F" w:rsidRDefault="00000000">
                <w:pPr>
                  <w:spacing w:before="240" w:after="0" w:line="276" w:lineRule="auto"/>
                  <w:jc w:val="left"/>
                </w:pPr>
                <w:r>
                  <w:t>Use case name</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9D329C1" w14:textId="77777777" w:rsidR="005E204F" w:rsidRDefault="00000000">
                <w:pPr>
                  <w:spacing w:before="240" w:after="0" w:line="276" w:lineRule="auto"/>
                  <w:jc w:val="left"/>
                </w:pPr>
                <w:r>
                  <w:t>Nhắn tin đến chủ trọ</w:t>
                </w:r>
              </w:p>
            </w:tc>
          </w:tr>
          <w:tr w:rsidR="005E204F" w14:paraId="3AE123A8" w14:textId="77777777">
            <w:trPr>
              <w:trHeight w:val="480"/>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98AAAEC" w14:textId="77777777" w:rsidR="005E204F" w:rsidRDefault="00000000">
                <w:pPr>
                  <w:spacing w:before="240" w:after="0" w:line="276" w:lineRule="auto"/>
                  <w:jc w:val="left"/>
                </w:pPr>
                <w:r>
                  <w:t>Description</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7CC1227" w14:textId="77777777" w:rsidR="005E204F" w:rsidRDefault="00000000">
                <w:pPr>
                  <w:spacing w:before="100" w:after="0" w:line="276" w:lineRule="auto"/>
                </w:pPr>
                <w:r>
                  <w:t>Là khách thuê, tôi muốn nhắn tin với chủ trọ.</w:t>
                </w:r>
              </w:p>
            </w:tc>
          </w:tr>
          <w:tr w:rsidR="005E204F" w14:paraId="513925BD"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A21B46D" w14:textId="77777777" w:rsidR="005E204F" w:rsidRDefault="00000000">
                <w:pPr>
                  <w:spacing w:before="240" w:after="0" w:line="276" w:lineRule="auto"/>
                  <w:jc w:val="left"/>
                </w:pPr>
                <w:r>
                  <w:t>Actors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2A13B5FB" w14:textId="77777777" w:rsidR="005E204F" w:rsidRDefault="00000000">
                <w:pPr>
                  <w:spacing w:before="240" w:after="0" w:line="276" w:lineRule="auto"/>
                  <w:jc w:val="left"/>
                </w:pPr>
                <w:r>
                  <w:t>Khách thuê</w:t>
                </w:r>
              </w:p>
            </w:tc>
          </w:tr>
          <w:tr w:rsidR="005E204F" w14:paraId="7045923D"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869AF69" w14:textId="77777777" w:rsidR="005E204F" w:rsidRDefault="00000000">
                <w:pPr>
                  <w:spacing w:before="240" w:after="0" w:line="276" w:lineRule="auto"/>
                  <w:jc w:val="left"/>
                </w:pPr>
                <w:r>
                  <w:t>Priority</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297B0A44" w14:textId="77777777" w:rsidR="005E204F" w:rsidRDefault="00000000">
                <w:pPr>
                  <w:spacing w:before="240" w:after="0" w:line="276" w:lineRule="auto"/>
                  <w:jc w:val="left"/>
                </w:pPr>
                <w:r>
                  <w:t>High</w:t>
                </w:r>
              </w:p>
            </w:tc>
          </w:tr>
          <w:tr w:rsidR="005E204F" w14:paraId="2B481B04"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8082F90" w14:textId="77777777" w:rsidR="005E204F" w:rsidRDefault="00000000">
                <w:pPr>
                  <w:spacing w:before="240" w:after="0" w:line="276" w:lineRule="auto"/>
                  <w:jc w:val="left"/>
                </w:pPr>
                <w:r>
                  <w:t>Triggers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2D157577" w14:textId="77777777" w:rsidR="005E204F" w:rsidRDefault="00000000">
                <w:pPr>
                  <w:spacing w:before="240" w:after="0" w:line="276" w:lineRule="auto"/>
                  <w:jc w:val="left"/>
                </w:pPr>
                <w:r>
                  <w:t>Khách thuê chọn mở chức năng nhắn tin</w:t>
                </w:r>
              </w:p>
            </w:tc>
          </w:tr>
          <w:tr w:rsidR="005E204F" w14:paraId="6C3632F9"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841388E" w14:textId="77777777" w:rsidR="005E204F" w:rsidRDefault="00000000">
                <w:pPr>
                  <w:spacing w:before="240" w:after="0" w:line="276" w:lineRule="auto"/>
                  <w:jc w:val="left"/>
                </w:pPr>
                <w:r>
                  <w:t>Pre-conditions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92359BB" w14:textId="77777777" w:rsidR="005E204F" w:rsidRDefault="00000000">
                <w:pPr>
                  <w:spacing w:before="240" w:after="0" w:line="276" w:lineRule="auto"/>
                  <w:jc w:val="left"/>
                </w:pPr>
                <w:r>
                  <w:t>N/A</w:t>
                </w:r>
              </w:p>
            </w:tc>
          </w:tr>
          <w:tr w:rsidR="005E204F" w14:paraId="44872E6B"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64E64B4" w14:textId="77777777" w:rsidR="005E204F" w:rsidRDefault="00000000">
                <w:pPr>
                  <w:spacing w:before="240" w:after="0" w:line="276" w:lineRule="auto"/>
                  <w:jc w:val="left"/>
                </w:pPr>
                <w:r>
                  <w:t>Post-conditions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387A3D1C" w14:textId="77777777" w:rsidR="005E204F" w:rsidRDefault="00000000">
                <w:pPr>
                  <w:spacing w:before="240" w:after="0" w:line="276" w:lineRule="auto"/>
                  <w:jc w:val="left"/>
                </w:pPr>
                <w:r>
                  <w:t>Tin nhắn được gửi đến chủ trọ.</w:t>
                </w:r>
              </w:p>
            </w:tc>
          </w:tr>
          <w:tr w:rsidR="005E204F" w14:paraId="63393E91" w14:textId="77777777">
            <w:trPr>
              <w:trHeight w:val="1290"/>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10C9125" w14:textId="77777777" w:rsidR="005E204F" w:rsidRDefault="00000000">
                <w:pPr>
                  <w:spacing w:before="240" w:after="0" w:line="276" w:lineRule="auto"/>
                  <w:jc w:val="left"/>
                </w:pPr>
                <w:r>
                  <w:t>Main flow</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2A28FCDA" w14:textId="77777777" w:rsidR="005E204F" w:rsidRDefault="00000000">
                <w:pPr>
                  <w:numPr>
                    <w:ilvl w:val="0"/>
                    <w:numId w:val="25"/>
                  </w:numPr>
                  <w:spacing w:after="0" w:line="276" w:lineRule="auto"/>
                  <w:jc w:val="left"/>
                </w:pPr>
                <w:r>
                  <w:t>Chọn biểu tượng “Nhắn tin”</w:t>
                </w:r>
              </w:p>
              <w:p w14:paraId="01790AD2" w14:textId="77777777" w:rsidR="005E204F" w:rsidRDefault="00000000">
                <w:pPr>
                  <w:numPr>
                    <w:ilvl w:val="0"/>
                    <w:numId w:val="25"/>
                  </w:numPr>
                  <w:spacing w:after="0" w:line="276" w:lineRule="auto"/>
                  <w:jc w:val="left"/>
                </w:pPr>
                <w:r>
                  <w:t>Hiển thị màn hình nhắn tin chi tiết gồm: Phần nhập tin nhắn, phần hiển thị tin nhắn đã gửi và trả lời của người nhận, hiển thị biểu tượng “Hình ảnh”, hiển thị tên phòng, hiển thị biểu tượng “Gửi tin nhắn”.</w:t>
                </w:r>
              </w:p>
              <w:p w14:paraId="1BA0C2AE" w14:textId="77777777" w:rsidR="005E204F" w:rsidRDefault="00000000">
                <w:pPr>
                  <w:numPr>
                    <w:ilvl w:val="0"/>
                    <w:numId w:val="25"/>
                  </w:numPr>
                  <w:spacing w:after="0" w:line="276" w:lineRule="auto"/>
                  <w:jc w:val="left"/>
                </w:pPr>
                <w:r>
                  <w:t>Nhập nội dung tin nhắn cần gửi.</w:t>
                </w:r>
              </w:p>
              <w:p w14:paraId="01593D05" w14:textId="77777777" w:rsidR="005E204F" w:rsidRDefault="00000000">
                <w:pPr>
                  <w:numPr>
                    <w:ilvl w:val="0"/>
                    <w:numId w:val="25"/>
                  </w:numPr>
                  <w:spacing w:after="0" w:line="276" w:lineRule="auto"/>
                  <w:jc w:val="left"/>
                </w:pPr>
                <w:r>
                  <w:t>Nhấn gửi.</w:t>
                </w:r>
              </w:p>
              <w:p w14:paraId="5786A372" w14:textId="77777777" w:rsidR="005E204F" w:rsidRDefault="00000000">
                <w:pPr>
                  <w:numPr>
                    <w:ilvl w:val="0"/>
                    <w:numId w:val="25"/>
                  </w:numPr>
                  <w:spacing w:after="0" w:line="276" w:lineRule="auto"/>
                  <w:jc w:val="left"/>
                </w:pPr>
                <w:r>
                  <w:t>Gửi tin nhắn</w:t>
                </w:r>
              </w:p>
            </w:tc>
          </w:tr>
          <w:tr w:rsidR="005E204F" w14:paraId="4223C721" w14:textId="77777777">
            <w:trPr>
              <w:trHeight w:val="70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6222ED3" w14:textId="77777777" w:rsidR="005E204F" w:rsidRDefault="00000000">
                <w:pPr>
                  <w:spacing w:before="240" w:after="0" w:line="276" w:lineRule="auto"/>
                  <w:jc w:val="left"/>
                </w:pPr>
                <w:r>
                  <w:t>Alternative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86B0895" w14:textId="77777777" w:rsidR="005E204F" w:rsidRDefault="00000000">
                <w:pPr>
                  <w:spacing w:before="240" w:after="0" w:line="276" w:lineRule="auto"/>
                  <w:jc w:val="left"/>
                </w:pPr>
                <w:r>
                  <w:t xml:space="preserve">  3a. Chọn hình ảnh cần gửi</w:t>
                </w:r>
              </w:p>
              <w:p w14:paraId="0D34EAE3" w14:textId="77777777" w:rsidR="005E204F" w:rsidRDefault="00000000">
                <w:pPr>
                  <w:spacing w:before="240" w:after="0" w:line="276" w:lineRule="auto"/>
                  <w:jc w:val="left"/>
                </w:pPr>
                <w:r>
                  <w:t xml:space="preserve">   3a1. Hệ thống lấy hình ảnh và đưa vào nội dung cần gửi.</w:t>
                </w:r>
              </w:p>
            </w:tc>
          </w:tr>
          <w:tr w:rsidR="005E204F" w14:paraId="5C3E4911" w14:textId="77777777">
            <w:trPr>
              <w:trHeight w:val="6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19B0D75" w14:textId="77777777" w:rsidR="005E204F" w:rsidRDefault="00000000">
                <w:pPr>
                  <w:spacing w:before="240" w:after="0" w:line="276" w:lineRule="auto"/>
                  <w:jc w:val="left"/>
                </w:pPr>
                <w:r>
                  <w:t>Exception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646044DA" w14:textId="77777777" w:rsidR="005E204F" w:rsidRDefault="00000000">
                <w:pPr>
                  <w:spacing w:before="240" w:after="0" w:line="276" w:lineRule="auto"/>
                  <w:jc w:val="left"/>
                </w:pPr>
                <w:r>
                  <w:t xml:space="preserve">  5a. Nếu gửi không thành công thì hiển thị thông báo “Không gửi được tin nhắn” và kết thúc</w:t>
                </w:r>
              </w:p>
            </w:tc>
          </w:tr>
          <w:tr w:rsidR="005E204F" w14:paraId="70296C2A"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860444" w14:textId="77777777" w:rsidR="005E204F" w:rsidRDefault="00000000">
                <w:pPr>
                  <w:pBdr>
                    <w:bottom w:val="none" w:sz="0" w:space="8" w:color="000000"/>
                  </w:pBdr>
                  <w:spacing w:after="0"/>
                  <w:ind w:left="80"/>
                  <w:jc w:val="left"/>
                </w:pPr>
                <w:r>
                  <w:t>Business rules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5E7E8B" w14:textId="77777777" w:rsidR="005E204F" w:rsidRDefault="00000000">
                <w:pPr>
                  <w:pBdr>
                    <w:bottom w:val="none" w:sz="0" w:space="8" w:color="000000"/>
                  </w:pBdr>
                  <w:spacing w:after="0"/>
                  <w:ind w:left="80"/>
                  <w:jc w:val="left"/>
                </w:pPr>
                <w:r>
                  <w:t>N/A</w:t>
                </w:r>
              </w:p>
            </w:tc>
          </w:tr>
          <w:tr w:rsidR="005E204F" w14:paraId="4185A7F5"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278704" w14:textId="77777777" w:rsidR="005E204F" w:rsidRDefault="00000000">
                <w:pPr>
                  <w:pBdr>
                    <w:bottom w:val="none" w:sz="0" w:space="8" w:color="000000"/>
                  </w:pBdr>
                  <w:spacing w:after="0"/>
                  <w:ind w:left="80"/>
                  <w:jc w:val="left"/>
                </w:pPr>
                <w:r>
                  <w:t>Non-functional requirements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7734C65" w14:textId="77777777" w:rsidR="005E204F" w:rsidRDefault="00000000">
                <w:pPr>
                  <w:pBdr>
                    <w:bottom w:val="none" w:sz="0" w:space="8" w:color="000000"/>
                  </w:pBdr>
                  <w:spacing w:after="0"/>
                  <w:ind w:left="80"/>
                  <w:jc w:val="left"/>
                </w:pPr>
                <w:r>
                  <w:t>N/A</w:t>
                </w:r>
              </w:p>
              <w:p w14:paraId="6D466B0C" w14:textId="77777777" w:rsidR="005E204F" w:rsidRDefault="00000000">
                <w:pPr>
                  <w:pBdr>
                    <w:bottom w:val="none" w:sz="0" w:space="8" w:color="000000"/>
                  </w:pBdr>
                  <w:spacing w:after="0"/>
                  <w:ind w:left="80"/>
                  <w:jc w:val="left"/>
                </w:pPr>
              </w:p>
            </w:tc>
          </w:tr>
        </w:tbl>
      </w:sdtContent>
    </w:sdt>
    <w:p w14:paraId="3F892F41" w14:textId="77777777" w:rsidR="005E204F" w:rsidRDefault="00000000">
      <w:r>
        <w:t>Activity diagram:</w:t>
      </w:r>
    </w:p>
    <w:p w14:paraId="0CE6B4DF" w14:textId="77777777" w:rsidR="005E204F" w:rsidRDefault="00000000">
      <w:r>
        <w:rPr>
          <w:noProof/>
        </w:rPr>
        <w:lastRenderedPageBreak/>
        <w:drawing>
          <wp:inline distT="114300" distB="114300" distL="114300" distR="114300" wp14:anchorId="0CE0B007" wp14:editId="22CDC214">
            <wp:extent cx="5308274" cy="7281863"/>
            <wp:effectExtent l="0" t="0" r="0" b="0"/>
            <wp:docPr id="4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7"/>
                    <a:srcRect/>
                    <a:stretch>
                      <a:fillRect/>
                    </a:stretch>
                  </pic:blipFill>
                  <pic:spPr>
                    <a:xfrm>
                      <a:off x="0" y="0"/>
                      <a:ext cx="5308274" cy="7281863"/>
                    </a:xfrm>
                    <a:prstGeom prst="rect">
                      <a:avLst/>
                    </a:prstGeom>
                    <a:ln/>
                  </pic:spPr>
                </pic:pic>
              </a:graphicData>
            </a:graphic>
          </wp:inline>
        </w:drawing>
      </w:r>
    </w:p>
    <w:p w14:paraId="09B583D7" w14:textId="77777777" w:rsidR="005E204F" w:rsidRDefault="005E204F"/>
    <w:p w14:paraId="138F84C2" w14:textId="77777777" w:rsidR="005E204F" w:rsidRDefault="00000000">
      <w:pPr>
        <w:spacing w:after="0" w:line="276" w:lineRule="auto"/>
        <w:jc w:val="left"/>
        <w:rPr>
          <w:b/>
        </w:rPr>
      </w:pPr>
      <w:bookmarkStart w:id="29" w:name="_heading=h.49x2ik5" w:colFirst="0" w:colLast="0"/>
      <w:bookmarkEnd w:id="29"/>
      <w:r>
        <w:rPr>
          <w:b/>
        </w:rPr>
        <w:t>2.9. Use case Theo dõi thông tin cá nhân</w:t>
      </w:r>
    </w:p>
    <w:p w14:paraId="03E4BC0E" w14:textId="77777777" w:rsidR="005E204F" w:rsidRDefault="00000000">
      <w:pPr>
        <w:spacing w:after="0" w:line="276" w:lineRule="auto"/>
        <w:jc w:val="left"/>
        <w:rPr>
          <w:b/>
        </w:rPr>
      </w:pPr>
      <w:r>
        <w:tab/>
      </w:r>
      <w:r>
        <w:rPr>
          <w:b/>
        </w:rPr>
        <w:t>2.9.1. Chi tiết use case Tạo thông tin cá nhân</w:t>
      </w:r>
    </w:p>
    <w:p w14:paraId="790F13B0" w14:textId="77777777" w:rsidR="005E204F" w:rsidRDefault="005E204F">
      <w:pPr>
        <w:spacing w:after="0" w:line="276" w:lineRule="auto"/>
        <w:jc w:val="left"/>
        <w:rPr>
          <w:b/>
        </w:rPr>
      </w:pPr>
    </w:p>
    <w:sdt>
      <w:sdtPr>
        <w:tag w:val="goog_rdk_23"/>
        <w:id w:val="-289588732"/>
        <w:lock w:val="contentLocked"/>
      </w:sdtPr>
      <w:sdtContent>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505"/>
            <w:gridCol w:w="6855"/>
          </w:tblGrid>
          <w:tr w:rsidR="005E204F" w14:paraId="26FBB91B" w14:textId="77777777">
            <w:tc>
              <w:tcPr>
                <w:tcW w:w="250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2734664" w14:textId="77777777" w:rsidR="005E204F" w:rsidRDefault="00000000">
                <w:pPr>
                  <w:spacing w:before="240" w:after="0" w:line="276" w:lineRule="auto"/>
                  <w:jc w:val="left"/>
                </w:pPr>
                <w:r>
                  <w:t>Use case ID</w:t>
                </w:r>
              </w:p>
            </w:tc>
            <w:tc>
              <w:tcPr>
                <w:tcW w:w="685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2B60431F" w14:textId="77777777" w:rsidR="005E204F" w:rsidRDefault="00000000">
                <w:pPr>
                  <w:spacing w:before="240" w:after="0" w:line="276" w:lineRule="auto"/>
                  <w:jc w:val="left"/>
                </w:pPr>
                <w:r>
                  <w:t>9.1</w:t>
                </w:r>
              </w:p>
            </w:tc>
          </w:tr>
          <w:tr w:rsidR="005E204F" w14:paraId="0B6D7BA4"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1F9072B" w14:textId="77777777" w:rsidR="005E204F" w:rsidRDefault="00000000">
                <w:pPr>
                  <w:spacing w:before="240" w:after="0" w:line="276" w:lineRule="auto"/>
                  <w:jc w:val="left"/>
                </w:pPr>
                <w:r>
                  <w:t>Use case name</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6994C599" w14:textId="77777777" w:rsidR="005E204F" w:rsidRDefault="00000000">
                <w:pPr>
                  <w:spacing w:before="240" w:after="0" w:line="276" w:lineRule="auto"/>
                  <w:jc w:val="left"/>
                </w:pPr>
                <w:r>
                  <w:t>Tạo thông tin cá nhân.</w:t>
                </w:r>
              </w:p>
            </w:tc>
          </w:tr>
          <w:tr w:rsidR="005E204F" w14:paraId="7B839502"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22CFC21" w14:textId="77777777" w:rsidR="005E204F" w:rsidRDefault="00000000">
                <w:pPr>
                  <w:spacing w:before="240" w:after="0" w:line="276" w:lineRule="auto"/>
                  <w:jc w:val="left"/>
                </w:pPr>
                <w:r>
                  <w:t>Description</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2D11E49" w14:textId="77777777" w:rsidR="005E204F" w:rsidRDefault="00000000">
                <w:pPr>
                  <w:spacing w:before="100" w:after="0" w:line="276" w:lineRule="auto"/>
                </w:pPr>
                <w:r>
                  <w:t>Là người thuê trọ, tôi muốn tạo thông tin cá nhân.</w:t>
                </w:r>
              </w:p>
            </w:tc>
          </w:tr>
          <w:tr w:rsidR="005E204F" w14:paraId="57FE2FD2"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1F8714E" w14:textId="77777777" w:rsidR="005E204F" w:rsidRDefault="00000000">
                <w:pPr>
                  <w:spacing w:before="240" w:after="0" w:line="276" w:lineRule="auto"/>
                  <w:jc w:val="left"/>
                </w:pPr>
                <w:r>
                  <w:t>Actors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331F6F50" w14:textId="77777777" w:rsidR="005E204F" w:rsidRDefault="00000000">
                <w:pPr>
                  <w:spacing w:before="240" w:after="0" w:line="276" w:lineRule="auto"/>
                  <w:jc w:val="left"/>
                </w:pPr>
                <w:r>
                  <w:t>Người thuê trọ.</w:t>
                </w:r>
              </w:p>
            </w:tc>
          </w:tr>
          <w:tr w:rsidR="005E204F" w14:paraId="3F434190"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D7D8160" w14:textId="77777777" w:rsidR="005E204F" w:rsidRDefault="00000000">
                <w:pPr>
                  <w:spacing w:before="240" w:after="0" w:line="276" w:lineRule="auto"/>
                  <w:jc w:val="left"/>
                </w:pPr>
                <w:r>
                  <w:t>Priority</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62D923E7" w14:textId="77777777" w:rsidR="005E204F" w:rsidRDefault="00000000">
                <w:pPr>
                  <w:spacing w:before="240" w:after="0" w:line="276" w:lineRule="auto"/>
                  <w:jc w:val="left"/>
                </w:pPr>
                <w:r>
                  <w:t>High</w:t>
                </w:r>
              </w:p>
            </w:tc>
          </w:tr>
          <w:tr w:rsidR="005E204F" w14:paraId="6CBD5848"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23719B1" w14:textId="77777777" w:rsidR="005E204F" w:rsidRDefault="00000000">
                <w:pPr>
                  <w:spacing w:before="240" w:after="0" w:line="276" w:lineRule="auto"/>
                  <w:jc w:val="left"/>
                </w:pPr>
                <w:r>
                  <w:t>Triggers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66E14FC0" w14:textId="77777777" w:rsidR="005E204F" w:rsidRDefault="00000000">
                <w:pPr>
                  <w:spacing w:before="240" w:after="0" w:line="276" w:lineRule="auto"/>
                  <w:jc w:val="left"/>
                </w:pPr>
                <w:r>
                  <w:t>Người thuê trọ chọn mở chức năng tạo thông tin cá nhân.</w:t>
                </w:r>
              </w:p>
            </w:tc>
          </w:tr>
          <w:tr w:rsidR="005E204F" w14:paraId="7F885FB3"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6F0B2B3" w14:textId="77777777" w:rsidR="005E204F" w:rsidRDefault="00000000">
                <w:pPr>
                  <w:spacing w:before="240" w:after="0" w:line="276" w:lineRule="auto"/>
                  <w:jc w:val="left"/>
                </w:pPr>
                <w:r>
                  <w:t>Pre-conditions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B045046" w14:textId="77777777" w:rsidR="005E204F" w:rsidRDefault="00000000">
                <w:pPr>
                  <w:spacing w:before="240" w:after="0" w:line="276" w:lineRule="auto"/>
                  <w:jc w:val="left"/>
                </w:pPr>
                <w:r>
                  <w:t>N/A</w:t>
                </w:r>
              </w:p>
            </w:tc>
          </w:tr>
          <w:tr w:rsidR="005E204F" w14:paraId="714B6356"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DCC40CD" w14:textId="77777777" w:rsidR="005E204F" w:rsidRDefault="00000000">
                <w:pPr>
                  <w:spacing w:before="240" w:after="0" w:line="276" w:lineRule="auto"/>
                  <w:jc w:val="left"/>
                </w:pPr>
                <w:r>
                  <w:t>Post-conditions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FDECC2C" w14:textId="77777777" w:rsidR="005E204F" w:rsidRDefault="00000000">
                <w:pPr>
                  <w:spacing w:before="240" w:after="0" w:line="276" w:lineRule="auto"/>
                  <w:jc w:val="left"/>
                </w:pPr>
                <w:r>
                  <w:t>Thông tin cá nhân người thuê trọ được lưu trong hệ thống.</w:t>
                </w:r>
              </w:p>
            </w:tc>
          </w:tr>
          <w:tr w:rsidR="005E204F" w14:paraId="27DB683A"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42ED2A6" w14:textId="77777777" w:rsidR="005E204F" w:rsidRDefault="00000000">
                <w:pPr>
                  <w:spacing w:before="240" w:after="0" w:line="276" w:lineRule="auto"/>
                  <w:jc w:val="left"/>
                </w:pPr>
                <w:r>
                  <w:t>Main flow</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354269C" w14:textId="77777777" w:rsidR="005E204F" w:rsidRDefault="00000000">
                <w:pPr>
                  <w:numPr>
                    <w:ilvl w:val="0"/>
                    <w:numId w:val="13"/>
                  </w:numPr>
                  <w:spacing w:after="0" w:line="276" w:lineRule="auto"/>
                  <w:jc w:val="left"/>
                </w:pPr>
                <w:r>
                  <w:t>Chọn chức năng “Theo dõi thông tin cá nhân”.</w:t>
                </w:r>
              </w:p>
              <w:p w14:paraId="0E5A15B4" w14:textId="77777777" w:rsidR="005E204F" w:rsidRDefault="00000000">
                <w:pPr>
                  <w:numPr>
                    <w:ilvl w:val="0"/>
                    <w:numId w:val="13"/>
                  </w:numPr>
                  <w:spacing w:after="0" w:line="276" w:lineRule="auto"/>
                  <w:jc w:val="left"/>
                </w:pPr>
                <w:r>
                  <w:t>Hiển thị các mục: “Tạo, chỉnh sửa, xem thông tin cá nhân, phòng trọ”</w:t>
                </w:r>
              </w:p>
              <w:p w14:paraId="30FF4480" w14:textId="77777777" w:rsidR="005E204F" w:rsidRDefault="00000000">
                <w:pPr>
                  <w:numPr>
                    <w:ilvl w:val="0"/>
                    <w:numId w:val="13"/>
                  </w:numPr>
                  <w:spacing w:after="0" w:line="276" w:lineRule="auto"/>
                  <w:jc w:val="left"/>
                </w:pPr>
                <w:r>
                  <w:t>Chọn chức năng “Tạo thông tin cá nhân”.</w:t>
                </w:r>
              </w:p>
              <w:p w14:paraId="4BF3BF7C" w14:textId="77777777" w:rsidR="005E204F" w:rsidRDefault="00000000">
                <w:pPr>
                  <w:numPr>
                    <w:ilvl w:val="0"/>
                    <w:numId w:val="13"/>
                  </w:numPr>
                  <w:spacing w:after="0" w:line="276" w:lineRule="auto"/>
                  <w:jc w:val="left"/>
                </w:pPr>
                <w:r>
                  <w:t xml:space="preserve">Hiển thị các mục cần nhập: Họ và tên, số điện thoại, giới tính, quê quán, nghề nghiệp, ngày tháng năm sinh, CCCD, biển số xe, mã số phòng. </w:t>
                </w:r>
              </w:p>
              <w:p w14:paraId="6105E1D8" w14:textId="77777777" w:rsidR="005E204F" w:rsidRDefault="00000000">
                <w:pPr>
                  <w:numPr>
                    <w:ilvl w:val="0"/>
                    <w:numId w:val="13"/>
                  </w:numPr>
                  <w:spacing w:after="0" w:line="276" w:lineRule="auto"/>
                  <w:jc w:val="left"/>
                </w:pPr>
                <w:r>
                  <w:t xml:space="preserve">Nhập thông tin </w:t>
                </w:r>
              </w:p>
              <w:p w14:paraId="39B60797" w14:textId="77777777" w:rsidR="005E204F" w:rsidRDefault="00000000">
                <w:pPr>
                  <w:numPr>
                    <w:ilvl w:val="0"/>
                    <w:numId w:val="13"/>
                  </w:numPr>
                  <w:spacing w:after="0" w:line="276" w:lineRule="auto"/>
                  <w:jc w:val="left"/>
                </w:pPr>
                <w:r>
                  <w:t>Chọn lưu thông tin</w:t>
                </w:r>
              </w:p>
              <w:p w14:paraId="174E09D1" w14:textId="77777777" w:rsidR="005E204F" w:rsidRDefault="00000000">
                <w:pPr>
                  <w:numPr>
                    <w:ilvl w:val="0"/>
                    <w:numId w:val="13"/>
                  </w:numPr>
                  <w:spacing w:after="0" w:line="276" w:lineRule="auto"/>
                  <w:jc w:val="left"/>
                </w:pPr>
                <w:r>
                  <w:t>Lưu thông tin</w:t>
                </w:r>
              </w:p>
            </w:tc>
          </w:tr>
          <w:tr w:rsidR="005E204F" w14:paraId="371FD850"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73A2F9F" w14:textId="77777777" w:rsidR="005E204F" w:rsidRDefault="00000000">
                <w:pPr>
                  <w:spacing w:before="240" w:after="0" w:line="276" w:lineRule="auto"/>
                  <w:jc w:val="left"/>
                </w:pPr>
                <w:r>
                  <w:t>Alternative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7E41A33A" w14:textId="77777777" w:rsidR="005E204F" w:rsidRDefault="00000000">
                <w:pPr>
                  <w:spacing w:before="240" w:after="0" w:line="276" w:lineRule="auto"/>
                  <w:jc w:val="left"/>
                </w:pPr>
                <w:r>
                  <w:t>N/A</w:t>
                </w:r>
              </w:p>
            </w:tc>
          </w:tr>
          <w:tr w:rsidR="005E204F" w14:paraId="2F038D90"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BBA52CC" w14:textId="77777777" w:rsidR="005E204F" w:rsidRDefault="00000000">
                <w:pPr>
                  <w:spacing w:before="240" w:after="0" w:line="276" w:lineRule="auto"/>
                  <w:jc w:val="left"/>
                </w:pPr>
                <w:r>
                  <w:t>Exception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6073EDE" w14:textId="77777777" w:rsidR="005E204F" w:rsidRDefault="00000000">
                <w:pPr>
                  <w:spacing w:before="240" w:after="0" w:line="276" w:lineRule="auto"/>
                  <w:jc w:val="left"/>
                </w:pPr>
                <w:r>
                  <w:t xml:space="preserve">7a. Nếu lưu không thành công, </w:t>
                </w:r>
                <w:r>
                  <w:rPr>
                    <w:highlight w:val="white"/>
                  </w:rPr>
                  <w:t>hệ thống hiển thị thông báo “Lưu không thành công” và kết thúc</w:t>
                </w:r>
                <w:r>
                  <w:t>.</w:t>
                </w:r>
              </w:p>
            </w:tc>
          </w:tr>
          <w:tr w:rsidR="005E204F" w14:paraId="17903BFF" w14:textId="77777777">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5A88A8" w14:textId="77777777" w:rsidR="005E204F" w:rsidRDefault="00000000">
                <w:pPr>
                  <w:pBdr>
                    <w:bottom w:val="none" w:sz="0" w:space="8" w:color="000000"/>
                  </w:pBdr>
                  <w:spacing w:after="0"/>
                  <w:ind w:left="80"/>
                  <w:jc w:val="left"/>
                </w:pPr>
                <w:r>
                  <w:t>Business rules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39697A" w14:textId="77777777" w:rsidR="005E204F" w:rsidRDefault="00000000">
                <w:pPr>
                  <w:pBdr>
                    <w:bottom w:val="none" w:sz="0" w:space="8" w:color="000000"/>
                  </w:pBdr>
                  <w:spacing w:after="0"/>
                  <w:jc w:val="left"/>
                </w:pPr>
                <w:r>
                  <w:t>N/A</w:t>
                </w:r>
              </w:p>
            </w:tc>
          </w:tr>
          <w:tr w:rsidR="005E204F" w14:paraId="2AF6F931" w14:textId="77777777">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5A74D7" w14:textId="77777777" w:rsidR="005E204F" w:rsidRDefault="00000000">
                <w:pPr>
                  <w:pBdr>
                    <w:bottom w:val="none" w:sz="0" w:space="8" w:color="000000"/>
                  </w:pBdr>
                  <w:spacing w:after="0"/>
                  <w:ind w:left="80"/>
                  <w:jc w:val="left"/>
                </w:pPr>
                <w:r>
                  <w:t>Non-functional requirements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410F5C" w14:textId="77777777" w:rsidR="005E204F" w:rsidRDefault="00000000">
                <w:pPr>
                  <w:pBdr>
                    <w:bottom w:val="none" w:sz="0" w:space="8" w:color="000000"/>
                  </w:pBdr>
                  <w:spacing w:after="0"/>
                  <w:jc w:val="left"/>
                </w:pPr>
                <w:r>
                  <w:t>N/A</w:t>
                </w:r>
              </w:p>
            </w:tc>
          </w:tr>
        </w:tbl>
      </w:sdtContent>
    </w:sdt>
    <w:p w14:paraId="5FC28C30" w14:textId="77777777" w:rsidR="005E204F" w:rsidRDefault="005E204F">
      <w:pPr>
        <w:spacing w:after="0" w:line="276" w:lineRule="auto"/>
        <w:jc w:val="left"/>
      </w:pPr>
    </w:p>
    <w:p w14:paraId="458900E7" w14:textId="77777777" w:rsidR="005E204F" w:rsidRDefault="00000000">
      <w:r>
        <w:t>Activity diagram</w:t>
      </w:r>
    </w:p>
    <w:p w14:paraId="33F4743D" w14:textId="77777777" w:rsidR="005E204F" w:rsidRDefault="00000000">
      <w:r>
        <w:rPr>
          <w:noProof/>
        </w:rPr>
        <w:lastRenderedPageBreak/>
        <w:drawing>
          <wp:inline distT="114300" distB="114300" distL="114300" distR="114300" wp14:anchorId="4A9B4252" wp14:editId="414C2173">
            <wp:extent cx="5943600" cy="650240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943600" cy="6502400"/>
                    </a:xfrm>
                    <a:prstGeom prst="rect">
                      <a:avLst/>
                    </a:prstGeom>
                    <a:ln/>
                  </pic:spPr>
                </pic:pic>
              </a:graphicData>
            </a:graphic>
          </wp:inline>
        </w:drawing>
      </w:r>
    </w:p>
    <w:p w14:paraId="441C053A" w14:textId="77777777" w:rsidR="005E204F" w:rsidRDefault="00000000">
      <w:pPr>
        <w:spacing w:after="0" w:line="276" w:lineRule="auto"/>
        <w:jc w:val="left"/>
        <w:rPr>
          <w:b/>
        </w:rPr>
      </w:pPr>
      <w:r>
        <w:tab/>
      </w:r>
      <w:r>
        <w:rPr>
          <w:b/>
        </w:rPr>
        <w:t>2.9.2. Chi tiết use case Chỉnh sửa thông tin cá nhân</w:t>
      </w:r>
    </w:p>
    <w:p w14:paraId="02015D56" w14:textId="77777777" w:rsidR="005E204F" w:rsidRDefault="005E204F">
      <w:pPr>
        <w:spacing w:after="0" w:line="276" w:lineRule="auto"/>
        <w:jc w:val="left"/>
      </w:pPr>
    </w:p>
    <w:sdt>
      <w:sdtPr>
        <w:tag w:val="goog_rdk_24"/>
        <w:id w:val="68079298"/>
        <w:lock w:val="contentLocked"/>
      </w:sdtPr>
      <w:sdtContent>
        <w:tbl>
          <w:tblPr>
            <w:tblStyle w:val="a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5BB719FF"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6668DD"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38D197BE" w14:textId="77777777" w:rsidR="005E204F" w:rsidRDefault="00000000">
                <w:pPr>
                  <w:spacing w:before="240" w:after="0" w:line="276" w:lineRule="auto"/>
                  <w:jc w:val="left"/>
                </w:pPr>
                <w:r>
                  <w:t>9.2</w:t>
                </w:r>
              </w:p>
            </w:tc>
          </w:tr>
          <w:tr w:rsidR="005E204F" w14:paraId="01F9D17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6D2F38"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9B93A2D" w14:textId="77777777" w:rsidR="005E204F" w:rsidRDefault="00000000">
                <w:pPr>
                  <w:spacing w:before="240" w:after="0" w:line="276" w:lineRule="auto"/>
                  <w:jc w:val="left"/>
                </w:pPr>
                <w:r>
                  <w:t>Chỉnh sửa thông tin cá nhân</w:t>
                </w:r>
              </w:p>
            </w:tc>
          </w:tr>
          <w:tr w:rsidR="005E204F" w14:paraId="32C74FC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E50157" w14:textId="77777777" w:rsidR="005E204F" w:rsidRDefault="00000000">
                <w:pPr>
                  <w:spacing w:before="240" w:after="0" w:line="276" w:lineRule="auto"/>
                  <w:jc w:val="left"/>
                </w:pPr>
                <w:r>
                  <w:lastRenderedPageBreak/>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7715B45" w14:textId="77777777" w:rsidR="005E204F" w:rsidRDefault="00000000">
                <w:pPr>
                  <w:spacing w:before="100" w:after="0" w:line="276" w:lineRule="auto"/>
                </w:pPr>
                <w:r>
                  <w:t>Là người thuê trọ, tôi muốn chỉnh sửa thông tin cá nhân</w:t>
                </w:r>
              </w:p>
            </w:tc>
          </w:tr>
          <w:tr w:rsidR="005E204F" w14:paraId="4569261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34CDD8A"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6DBB2D9" w14:textId="77777777" w:rsidR="005E204F" w:rsidRDefault="00000000">
                <w:pPr>
                  <w:spacing w:before="240" w:after="0" w:line="276" w:lineRule="auto"/>
                  <w:jc w:val="left"/>
                </w:pPr>
                <w:r>
                  <w:t>Người thuê trọ.</w:t>
                </w:r>
              </w:p>
            </w:tc>
          </w:tr>
          <w:tr w:rsidR="005E204F" w14:paraId="05EBE6C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DE82D54"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F1FE6F3" w14:textId="77777777" w:rsidR="005E204F" w:rsidRDefault="00000000">
                <w:pPr>
                  <w:spacing w:before="240" w:after="0" w:line="276" w:lineRule="auto"/>
                  <w:jc w:val="left"/>
                </w:pPr>
                <w:r>
                  <w:t>High</w:t>
                </w:r>
              </w:p>
            </w:tc>
          </w:tr>
          <w:tr w:rsidR="005E204F" w14:paraId="4336A80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601F6F4"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46BB61F" w14:textId="77777777" w:rsidR="005E204F" w:rsidRDefault="00000000">
                <w:pPr>
                  <w:spacing w:before="240" w:after="0" w:line="276" w:lineRule="auto"/>
                  <w:jc w:val="left"/>
                </w:pPr>
                <w:r>
                  <w:t>Người thuê trọ muốn chỉnh sửa thông tin cá nhân</w:t>
                </w:r>
              </w:p>
            </w:tc>
          </w:tr>
          <w:tr w:rsidR="005E204F" w14:paraId="66EE5AB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2D96D3D"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A407C54" w14:textId="77777777" w:rsidR="005E204F" w:rsidRDefault="00000000">
                <w:pPr>
                  <w:spacing w:before="240" w:after="0" w:line="276" w:lineRule="auto"/>
                  <w:jc w:val="left"/>
                </w:pPr>
                <w:r>
                  <w:t>Người thuê trọ chọn mở Chỉnh sửa thông tin cá nhân.</w:t>
                </w:r>
              </w:p>
            </w:tc>
          </w:tr>
          <w:tr w:rsidR="005E204F" w14:paraId="2425165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11ADACC"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E48A66A" w14:textId="77777777" w:rsidR="005E204F" w:rsidRDefault="00000000">
                <w:pPr>
                  <w:spacing w:before="240" w:after="0" w:line="276" w:lineRule="auto"/>
                  <w:jc w:val="left"/>
                </w:pPr>
                <w:r>
                  <w:t>Thông tin cá nhân của người thuê trọ được lưu lại trong hệ thống</w:t>
                </w:r>
              </w:p>
            </w:tc>
          </w:tr>
          <w:tr w:rsidR="005E204F" w14:paraId="47E4A69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DD6B550"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0F69042" w14:textId="77777777" w:rsidR="005E204F" w:rsidRDefault="00000000">
                <w:pPr>
                  <w:numPr>
                    <w:ilvl w:val="0"/>
                    <w:numId w:val="16"/>
                  </w:numPr>
                  <w:spacing w:after="0" w:line="276" w:lineRule="auto"/>
                  <w:jc w:val="left"/>
                </w:pPr>
                <w:r>
                  <w:t>Chọn mục thông tin cá nhân</w:t>
                </w:r>
              </w:p>
              <w:p w14:paraId="3E0917C8" w14:textId="77777777" w:rsidR="005E204F" w:rsidRDefault="00000000">
                <w:pPr>
                  <w:numPr>
                    <w:ilvl w:val="0"/>
                    <w:numId w:val="16"/>
                  </w:numPr>
                  <w:spacing w:after="0" w:line="276" w:lineRule="auto"/>
                  <w:jc w:val="left"/>
                </w:pPr>
                <w:r>
                  <w:t>Hiển thị các mục: “Tạo, chỉnh sửa, xem thông tin cá nhân, phòng trọ”</w:t>
                </w:r>
              </w:p>
              <w:p w14:paraId="7DE22B65" w14:textId="77777777" w:rsidR="005E204F" w:rsidRDefault="00000000">
                <w:pPr>
                  <w:numPr>
                    <w:ilvl w:val="0"/>
                    <w:numId w:val="16"/>
                  </w:numPr>
                  <w:spacing w:after="0" w:line="276" w:lineRule="auto"/>
                  <w:jc w:val="left"/>
                </w:pPr>
                <w:r>
                  <w:t>Chọn chức năng “Chỉnh sửa thông tin cá nhân”.</w:t>
                </w:r>
              </w:p>
              <w:p w14:paraId="68A7B66D" w14:textId="77777777" w:rsidR="005E204F" w:rsidRDefault="00000000">
                <w:pPr>
                  <w:numPr>
                    <w:ilvl w:val="0"/>
                    <w:numId w:val="16"/>
                  </w:numPr>
                  <w:spacing w:after="0" w:line="276" w:lineRule="auto"/>
                  <w:jc w:val="left"/>
                </w:pPr>
                <w:r>
                  <w:t xml:space="preserve">Hiển thị các mục cần sửa: Họ và tên, số điện thoại, giới tính, quê quán, nghề nghiệp, ngày tháng năm sinh, CCCD, biển số xe. </w:t>
                </w:r>
              </w:p>
              <w:p w14:paraId="050E73CE" w14:textId="77777777" w:rsidR="005E204F" w:rsidRDefault="00000000">
                <w:pPr>
                  <w:numPr>
                    <w:ilvl w:val="0"/>
                    <w:numId w:val="16"/>
                  </w:numPr>
                  <w:spacing w:after="0" w:line="276" w:lineRule="auto"/>
                  <w:jc w:val="left"/>
                </w:pPr>
                <w:r>
                  <w:t>Sửa thông tin.</w:t>
                </w:r>
              </w:p>
              <w:p w14:paraId="167D5126" w14:textId="77777777" w:rsidR="005E204F" w:rsidRDefault="00000000">
                <w:pPr>
                  <w:numPr>
                    <w:ilvl w:val="0"/>
                    <w:numId w:val="16"/>
                  </w:numPr>
                  <w:spacing w:after="0" w:line="276" w:lineRule="auto"/>
                  <w:jc w:val="left"/>
                </w:pPr>
                <w:r>
                  <w:t>Chọn lưu thông tin</w:t>
                </w:r>
              </w:p>
              <w:p w14:paraId="609ED1D4" w14:textId="77777777" w:rsidR="005E204F" w:rsidRDefault="00000000">
                <w:pPr>
                  <w:numPr>
                    <w:ilvl w:val="0"/>
                    <w:numId w:val="16"/>
                  </w:numPr>
                  <w:spacing w:after="0" w:line="276" w:lineRule="auto"/>
                  <w:jc w:val="left"/>
                </w:pPr>
                <w:r>
                  <w:t>Lưu thông tin</w:t>
                </w:r>
              </w:p>
            </w:tc>
          </w:tr>
          <w:tr w:rsidR="005E204F" w14:paraId="6DD3E74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9D85410"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B1DB5CA" w14:textId="77777777" w:rsidR="005E204F" w:rsidRDefault="00000000">
                <w:pPr>
                  <w:spacing w:before="240" w:after="0" w:line="276" w:lineRule="auto"/>
                  <w:jc w:val="left"/>
                </w:pPr>
                <w:r>
                  <w:t>N/A</w:t>
                </w:r>
              </w:p>
            </w:tc>
          </w:tr>
          <w:tr w:rsidR="005E204F" w14:paraId="21C6E19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5BF04B"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31E704B" w14:textId="77777777" w:rsidR="005E204F" w:rsidRDefault="00000000">
                <w:pPr>
                  <w:spacing w:before="240" w:after="0" w:line="276" w:lineRule="auto"/>
                  <w:jc w:val="left"/>
                </w:pPr>
                <w:r>
                  <w:t xml:space="preserve">7a. Nếu lưu bị lỗi, </w:t>
                </w:r>
                <w:r>
                  <w:rPr>
                    <w:highlight w:val="white"/>
                  </w:rPr>
                  <w:t>hệ thống hiển thị thông báo “Lưu không thành công” và kết thúc</w:t>
                </w:r>
              </w:p>
            </w:tc>
          </w:tr>
          <w:tr w:rsidR="005E204F" w14:paraId="794136CE"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C9FAE1"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AA8872" w14:textId="77777777" w:rsidR="005E204F" w:rsidRDefault="00000000">
                <w:pPr>
                  <w:pBdr>
                    <w:bottom w:val="none" w:sz="0" w:space="8" w:color="000000"/>
                  </w:pBdr>
                  <w:spacing w:after="0"/>
                  <w:ind w:left="80"/>
                  <w:jc w:val="left"/>
                </w:pPr>
                <w:r>
                  <w:t>N/A</w:t>
                </w:r>
              </w:p>
            </w:tc>
          </w:tr>
          <w:tr w:rsidR="005E204F" w14:paraId="2320EFF2"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E08248"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F2F154" w14:textId="77777777" w:rsidR="005E204F" w:rsidRDefault="00000000">
                <w:pPr>
                  <w:pBdr>
                    <w:bottom w:val="none" w:sz="0" w:space="8" w:color="000000"/>
                  </w:pBdr>
                  <w:spacing w:after="0"/>
                  <w:ind w:left="80"/>
                  <w:jc w:val="left"/>
                </w:pPr>
                <w:r>
                  <w:t>N/A</w:t>
                </w:r>
              </w:p>
            </w:tc>
          </w:tr>
        </w:tbl>
      </w:sdtContent>
    </w:sdt>
    <w:p w14:paraId="41A1D4E1" w14:textId="77777777" w:rsidR="005E204F" w:rsidRDefault="005E204F">
      <w:pPr>
        <w:spacing w:after="0" w:line="276" w:lineRule="auto"/>
        <w:jc w:val="left"/>
      </w:pPr>
    </w:p>
    <w:p w14:paraId="78709DE4" w14:textId="77777777" w:rsidR="005E204F" w:rsidRDefault="00000000">
      <w:r>
        <w:t>Activity diagram</w:t>
      </w:r>
    </w:p>
    <w:p w14:paraId="13663216" w14:textId="77777777" w:rsidR="005E204F" w:rsidRDefault="00000000">
      <w:r>
        <w:rPr>
          <w:noProof/>
        </w:rPr>
        <w:lastRenderedPageBreak/>
        <w:drawing>
          <wp:inline distT="114300" distB="114300" distL="114300" distR="114300" wp14:anchorId="20AC1491" wp14:editId="049DC5B6">
            <wp:extent cx="5343525" cy="7153275"/>
            <wp:effectExtent l="0" t="0" r="0" b="0"/>
            <wp:docPr id="4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9"/>
                    <a:srcRect/>
                    <a:stretch>
                      <a:fillRect/>
                    </a:stretch>
                  </pic:blipFill>
                  <pic:spPr>
                    <a:xfrm>
                      <a:off x="0" y="0"/>
                      <a:ext cx="5343525" cy="7153275"/>
                    </a:xfrm>
                    <a:prstGeom prst="rect">
                      <a:avLst/>
                    </a:prstGeom>
                    <a:ln/>
                  </pic:spPr>
                </pic:pic>
              </a:graphicData>
            </a:graphic>
          </wp:inline>
        </w:drawing>
      </w:r>
    </w:p>
    <w:p w14:paraId="529C2C04" w14:textId="77777777" w:rsidR="005E204F" w:rsidRDefault="00000000">
      <w:pPr>
        <w:ind w:firstLine="720"/>
        <w:rPr>
          <w:b/>
        </w:rPr>
      </w:pPr>
      <w:r>
        <w:rPr>
          <w:b/>
        </w:rPr>
        <w:t>2.9.3. Chi tiết use case Xem thông tin cá nhân, phòng trọ</w:t>
      </w:r>
    </w:p>
    <w:p w14:paraId="4C516DDE" w14:textId="77777777" w:rsidR="005E204F" w:rsidRDefault="005E204F">
      <w:pPr>
        <w:spacing w:after="0" w:line="276" w:lineRule="auto"/>
        <w:jc w:val="left"/>
      </w:pPr>
    </w:p>
    <w:sdt>
      <w:sdtPr>
        <w:tag w:val="goog_rdk_25"/>
        <w:id w:val="1616333472"/>
        <w:lock w:val="contentLocked"/>
      </w:sdtPr>
      <w:sdtContent>
        <w:tbl>
          <w:tblPr>
            <w:tblStyle w:val="a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72DE0C5C"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AF0C45F"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31AA71D7" w14:textId="77777777" w:rsidR="005E204F" w:rsidRDefault="00000000">
                <w:pPr>
                  <w:spacing w:before="240" w:after="0" w:line="276" w:lineRule="auto"/>
                  <w:jc w:val="left"/>
                </w:pPr>
                <w:r>
                  <w:t>9.3</w:t>
                </w:r>
              </w:p>
            </w:tc>
          </w:tr>
          <w:tr w:rsidR="005E204F" w14:paraId="443EF3C8"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8D1BA9"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F6AEE25" w14:textId="77777777" w:rsidR="005E204F" w:rsidRDefault="00000000">
                <w:pPr>
                  <w:spacing w:before="240" w:after="0" w:line="276" w:lineRule="auto"/>
                  <w:jc w:val="left"/>
                </w:pPr>
                <w:r>
                  <w:t>Xem thông tin cá nhân, phòng trọ</w:t>
                </w:r>
              </w:p>
            </w:tc>
          </w:tr>
          <w:tr w:rsidR="005E204F" w14:paraId="76170A1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E1B20B0"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1C1E265" w14:textId="77777777" w:rsidR="005E204F" w:rsidRDefault="00000000">
                <w:pPr>
                  <w:spacing w:before="100" w:after="0" w:line="276" w:lineRule="auto"/>
                </w:pPr>
                <w:r>
                  <w:t>Là người thuê trọ, tôi muốn xem thông tin cá nhân, phòng trọ</w:t>
                </w:r>
              </w:p>
            </w:tc>
          </w:tr>
          <w:tr w:rsidR="005E204F" w14:paraId="7CD6EAA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CEB068B"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F66FBCF" w14:textId="77777777" w:rsidR="005E204F" w:rsidRDefault="00000000">
                <w:pPr>
                  <w:spacing w:before="240" w:after="0" w:line="276" w:lineRule="auto"/>
                  <w:jc w:val="left"/>
                </w:pPr>
                <w:r>
                  <w:t>Người thuê trọ.</w:t>
                </w:r>
              </w:p>
            </w:tc>
          </w:tr>
          <w:tr w:rsidR="005E204F" w14:paraId="3EE831D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BF5A458"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9AEB87B" w14:textId="77777777" w:rsidR="005E204F" w:rsidRDefault="00000000">
                <w:pPr>
                  <w:spacing w:before="240" w:after="0" w:line="276" w:lineRule="auto"/>
                  <w:jc w:val="left"/>
                </w:pPr>
                <w:r>
                  <w:t>High</w:t>
                </w:r>
              </w:p>
            </w:tc>
          </w:tr>
          <w:tr w:rsidR="005E204F" w14:paraId="56F9C0FD" w14:textId="77777777">
            <w:trPr>
              <w:trHeight w:val="692"/>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CCC88A0"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DA25091" w14:textId="77777777" w:rsidR="005E204F" w:rsidRDefault="00000000">
                <w:pPr>
                  <w:spacing w:before="240" w:after="0" w:line="276" w:lineRule="auto"/>
                  <w:jc w:val="left"/>
                </w:pPr>
                <w:r>
                  <w:t>Người thuê trọ muốn xem thông tin cá nhân</w:t>
                </w:r>
              </w:p>
            </w:tc>
          </w:tr>
          <w:tr w:rsidR="005E204F" w14:paraId="2DEE091F"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66D7C8E"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1503AD6" w14:textId="77777777" w:rsidR="005E204F" w:rsidRDefault="00000000">
                <w:pPr>
                  <w:spacing w:before="240" w:after="0" w:line="276" w:lineRule="auto"/>
                  <w:jc w:val="left"/>
                </w:pPr>
                <w:r>
                  <w:t>Người thuê trọ chọn mở Xem thông tin cá nhân, phòng trọ.</w:t>
                </w:r>
              </w:p>
            </w:tc>
          </w:tr>
          <w:tr w:rsidR="005E204F" w14:paraId="11ED40A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FE0BAF6"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B713AE6" w14:textId="77777777" w:rsidR="005E204F" w:rsidRDefault="00000000">
                <w:pPr>
                  <w:spacing w:before="240" w:after="0" w:line="276" w:lineRule="auto"/>
                  <w:jc w:val="left"/>
                </w:pPr>
                <w:r>
                  <w:t>Thông tin cá nhân của người thuê trọ được hiển thị</w:t>
                </w:r>
              </w:p>
            </w:tc>
          </w:tr>
          <w:tr w:rsidR="005E204F" w14:paraId="56A0857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5D5275F"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D543AE8" w14:textId="77777777" w:rsidR="005E204F" w:rsidRDefault="00000000">
                <w:pPr>
                  <w:numPr>
                    <w:ilvl w:val="0"/>
                    <w:numId w:val="17"/>
                  </w:numPr>
                  <w:spacing w:after="0" w:line="276" w:lineRule="auto"/>
                  <w:jc w:val="left"/>
                </w:pPr>
                <w:r>
                  <w:t>Chọn chức năng “Theo dõi thông tin cá nhân”</w:t>
                </w:r>
              </w:p>
              <w:p w14:paraId="5364B67D" w14:textId="77777777" w:rsidR="005E204F" w:rsidRDefault="00000000">
                <w:pPr>
                  <w:numPr>
                    <w:ilvl w:val="0"/>
                    <w:numId w:val="17"/>
                  </w:numPr>
                  <w:spacing w:after="0" w:line="276" w:lineRule="auto"/>
                  <w:jc w:val="left"/>
                </w:pPr>
                <w:r>
                  <w:t>Hiển thị các mục: “Tạo, chỉnh sửa, xem thông tin cá nhân, phòng trọ”</w:t>
                </w:r>
              </w:p>
              <w:p w14:paraId="59B9BBF1" w14:textId="77777777" w:rsidR="005E204F" w:rsidRDefault="00000000">
                <w:pPr>
                  <w:numPr>
                    <w:ilvl w:val="0"/>
                    <w:numId w:val="17"/>
                  </w:numPr>
                  <w:spacing w:after="0" w:line="276" w:lineRule="auto"/>
                  <w:jc w:val="left"/>
                </w:pPr>
                <w:r>
                  <w:t>Chọn chức năng “Xem thông tin cá nhân, phòng trọ”.</w:t>
                </w:r>
              </w:p>
              <w:p w14:paraId="456BE0EC" w14:textId="77777777" w:rsidR="005E204F" w:rsidRDefault="00000000">
                <w:pPr>
                  <w:numPr>
                    <w:ilvl w:val="0"/>
                    <w:numId w:val="17"/>
                  </w:numPr>
                  <w:spacing w:after="0" w:line="276" w:lineRule="auto"/>
                  <w:jc w:val="left"/>
                </w:pPr>
                <w:r>
                  <w:t>Hiển thị đầy đủ thông tin cá nhân và thông tin phòng trọ</w:t>
                </w:r>
              </w:p>
            </w:tc>
          </w:tr>
          <w:tr w:rsidR="005E204F" w14:paraId="31C0386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2C135E"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0EFFCC1" w14:textId="77777777" w:rsidR="005E204F" w:rsidRDefault="00000000">
                <w:pPr>
                  <w:spacing w:before="240" w:after="0" w:line="276" w:lineRule="auto"/>
                  <w:jc w:val="left"/>
                </w:pPr>
                <w:r>
                  <w:t>N/A</w:t>
                </w:r>
              </w:p>
            </w:tc>
          </w:tr>
          <w:tr w:rsidR="005E204F" w14:paraId="266AA03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6409B6A"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796FCBC" w14:textId="77777777" w:rsidR="005E204F" w:rsidRDefault="00000000">
                <w:pPr>
                  <w:spacing w:before="240" w:after="0" w:line="276" w:lineRule="auto"/>
                  <w:jc w:val="left"/>
                </w:pPr>
                <w:r>
                  <w:t>N/A</w:t>
                </w:r>
              </w:p>
            </w:tc>
          </w:tr>
          <w:tr w:rsidR="005E204F" w14:paraId="5B515467"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918212"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37E4CC" w14:textId="77777777" w:rsidR="005E204F" w:rsidRDefault="00000000">
                <w:pPr>
                  <w:pBdr>
                    <w:bottom w:val="none" w:sz="0" w:space="8" w:color="000000"/>
                  </w:pBdr>
                  <w:spacing w:after="0"/>
                  <w:ind w:left="80"/>
                  <w:jc w:val="left"/>
                </w:pPr>
                <w:r>
                  <w:t>N/A</w:t>
                </w:r>
              </w:p>
            </w:tc>
          </w:tr>
          <w:tr w:rsidR="005E204F" w14:paraId="3663DAB4"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1FDBA4"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3A15D2" w14:textId="77777777" w:rsidR="005E204F" w:rsidRDefault="00000000">
                <w:pPr>
                  <w:pBdr>
                    <w:bottom w:val="none" w:sz="0" w:space="8" w:color="000000"/>
                  </w:pBdr>
                  <w:spacing w:after="0"/>
                  <w:ind w:left="80"/>
                  <w:jc w:val="left"/>
                </w:pPr>
                <w:r>
                  <w:t>N/A</w:t>
                </w:r>
              </w:p>
            </w:tc>
          </w:tr>
        </w:tbl>
      </w:sdtContent>
    </w:sdt>
    <w:p w14:paraId="2FC9F4D2" w14:textId="77777777" w:rsidR="005E204F" w:rsidRDefault="005E204F">
      <w:pPr>
        <w:spacing w:after="0" w:line="276" w:lineRule="auto"/>
        <w:jc w:val="left"/>
      </w:pPr>
    </w:p>
    <w:p w14:paraId="71C1F66D" w14:textId="77777777" w:rsidR="005E204F" w:rsidRDefault="00000000">
      <w:r>
        <w:t>Activity diagram</w:t>
      </w:r>
    </w:p>
    <w:p w14:paraId="3917A125" w14:textId="77777777" w:rsidR="005E204F" w:rsidRDefault="00000000">
      <w:r>
        <w:rPr>
          <w:noProof/>
        </w:rPr>
        <w:lastRenderedPageBreak/>
        <w:drawing>
          <wp:inline distT="114300" distB="114300" distL="114300" distR="114300" wp14:anchorId="33B69216" wp14:editId="7E0F2DF4">
            <wp:extent cx="5153025" cy="3343275"/>
            <wp:effectExtent l="0" t="0" r="0" b="0"/>
            <wp:docPr id="4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0"/>
                    <a:srcRect/>
                    <a:stretch>
                      <a:fillRect/>
                    </a:stretch>
                  </pic:blipFill>
                  <pic:spPr>
                    <a:xfrm>
                      <a:off x="0" y="0"/>
                      <a:ext cx="5153025" cy="3343275"/>
                    </a:xfrm>
                    <a:prstGeom prst="rect">
                      <a:avLst/>
                    </a:prstGeom>
                    <a:ln/>
                  </pic:spPr>
                </pic:pic>
              </a:graphicData>
            </a:graphic>
          </wp:inline>
        </w:drawing>
      </w:r>
    </w:p>
    <w:p w14:paraId="5A8DD17F" w14:textId="77777777" w:rsidR="005E204F" w:rsidRDefault="00000000">
      <w:pPr>
        <w:spacing w:after="0" w:line="276" w:lineRule="auto"/>
        <w:jc w:val="left"/>
        <w:rPr>
          <w:b/>
        </w:rPr>
      </w:pPr>
      <w:r>
        <w:rPr>
          <w:b/>
        </w:rPr>
        <w:t>2.10 Quản lý nộp tiền</w:t>
      </w:r>
    </w:p>
    <w:p w14:paraId="0DAAD2CD" w14:textId="77777777" w:rsidR="005E204F" w:rsidRDefault="00000000">
      <w:pPr>
        <w:spacing w:after="0" w:line="276" w:lineRule="auto"/>
        <w:jc w:val="left"/>
      </w:pPr>
      <w:r>
        <w:t>2.10.1 Thanh toán tiền trọ</w:t>
      </w:r>
    </w:p>
    <w:sdt>
      <w:sdtPr>
        <w:tag w:val="goog_rdk_26"/>
        <w:id w:val="848598995"/>
        <w:lock w:val="contentLocked"/>
      </w:sdtPr>
      <w:sdtContent>
        <w:tbl>
          <w:tblPr>
            <w:tblStyle w:val="a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047890D4"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D65B7E5"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24CB995" w14:textId="77777777" w:rsidR="005E204F" w:rsidRDefault="00000000">
                <w:pPr>
                  <w:spacing w:before="240" w:after="0" w:line="276" w:lineRule="auto"/>
                  <w:jc w:val="left"/>
                </w:pPr>
                <w:r>
                  <w:t>10.1</w:t>
                </w:r>
              </w:p>
            </w:tc>
          </w:tr>
          <w:tr w:rsidR="005E204F" w14:paraId="7CF7106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058C6B2"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8CB5E8E" w14:textId="77777777" w:rsidR="005E204F" w:rsidRDefault="00000000">
                <w:pPr>
                  <w:spacing w:after="0" w:line="276" w:lineRule="auto"/>
                  <w:jc w:val="left"/>
                </w:pPr>
                <w:r>
                  <w:t>Thanh toán tiền trọ</w:t>
                </w:r>
              </w:p>
            </w:tc>
          </w:tr>
          <w:tr w:rsidR="005E204F" w14:paraId="7CD7D3E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D3E1132"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1267EB6" w14:textId="77777777" w:rsidR="005E204F" w:rsidRDefault="00000000">
                <w:pPr>
                  <w:spacing w:before="100" w:after="0" w:line="276" w:lineRule="auto"/>
                </w:pPr>
                <w:r>
                  <w:t>Là khách thuê tôi muốn thanh toán tiền trọ</w:t>
                </w:r>
              </w:p>
            </w:tc>
          </w:tr>
          <w:tr w:rsidR="005E204F" w14:paraId="5C26807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EE8F8D7"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A9F4BA9" w14:textId="77777777" w:rsidR="005E204F" w:rsidRDefault="00000000">
                <w:pPr>
                  <w:spacing w:before="240" w:after="0" w:line="276" w:lineRule="auto"/>
                  <w:jc w:val="left"/>
                </w:pPr>
                <w:r>
                  <w:t>Khách thuê</w:t>
                </w:r>
              </w:p>
            </w:tc>
          </w:tr>
          <w:tr w:rsidR="005E204F" w14:paraId="276CCF8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C1B288D"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8EF8276" w14:textId="77777777" w:rsidR="005E204F" w:rsidRDefault="00000000">
                <w:pPr>
                  <w:spacing w:before="240" w:after="0" w:line="276" w:lineRule="auto"/>
                  <w:jc w:val="left"/>
                </w:pPr>
                <w:r>
                  <w:t>High</w:t>
                </w:r>
              </w:p>
            </w:tc>
          </w:tr>
          <w:tr w:rsidR="005E204F" w14:paraId="3E9303CF"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461F550"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D0CC94B" w14:textId="77777777" w:rsidR="005E204F" w:rsidRDefault="00000000">
                <w:pPr>
                  <w:spacing w:before="240" w:after="0" w:line="276" w:lineRule="auto"/>
                  <w:jc w:val="left"/>
                </w:pPr>
                <w:r>
                  <w:t>Có thông báo thanh toán tiền trọ</w:t>
                </w:r>
              </w:p>
            </w:tc>
          </w:tr>
          <w:tr w:rsidR="005E204F" w14:paraId="7E8A7654" w14:textId="77777777">
            <w:trPr>
              <w:trHeight w:val="807"/>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905F391"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45DD392" w14:textId="77777777" w:rsidR="005E204F" w:rsidRDefault="00000000">
                <w:pPr>
                  <w:spacing w:before="240" w:after="0" w:line="276" w:lineRule="auto"/>
                  <w:jc w:val="left"/>
                </w:pPr>
                <w:r>
                  <w:t>Người dùng chọn chức năng “Thanh toán tiền trọ”</w:t>
                </w:r>
              </w:p>
            </w:tc>
          </w:tr>
          <w:tr w:rsidR="005E204F" w14:paraId="28305439" w14:textId="77777777">
            <w:trPr>
              <w:trHeight w:val="628"/>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0EA831B"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FB46FC2" w14:textId="77777777" w:rsidR="005E204F" w:rsidRDefault="00000000">
                <w:pPr>
                  <w:spacing w:before="240" w:after="0" w:line="276" w:lineRule="auto"/>
                  <w:jc w:val="left"/>
                </w:pPr>
                <w:r>
                  <w:t>Thông báo đã thanh toán tiền trọ thành công</w:t>
                </w:r>
              </w:p>
            </w:tc>
          </w:tr>
          <w:tr w:rsidR="005E204F" w14:paraId="1B09031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11BD404"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3A177F8" w14:textId="77777777" w:rsidR="005E204F" w:rsidRDefault="00000000">
                <w:pPr>
                  <w:numPr>
                    <w:ilvl w:val="0"/>
                    <w:numId w:val="19"/>
                  </w:numPr>
                  <w:spacing w:after="0" w:line="276" w:lineRule="auto"/>
                  <w:jc w:val="left"/>
                </w:pPr>
                <w:r>
                  <w:t>Người dùng truy cập chức năng “Quản lý thanh toán”</w:t>
                </w:r>
              </w:p>
              <w:p w14:paraId="648428C1" w14:textId="77777777" w:rsidR="005E204F" w:rsidRDefault="00000000">
                <w:pPr>
                  <w:numPr>
                    <w:ilvl w:val="0"/>
                    <w:numId w:val="19"/>
                  </w:numPr>
                  <w:spacing w:after="0" w:line="276" w:lineRule="auto"/>
                  <w:jc w:val="left"/>
                </w:pPr>
                <w:r>
                  <w:t>Hiển thị các mục: “Thanh toán tiền trọ, xem lịch sử giao dịch”</w:t>
                </w:r>
              </w:p>
              <w:p w14:paraId="3D1C4EC7" w14:textId="77777777" w:rsidR="005E204F" w:rsidRDefault="00000000">
                <w:pPr>
                  <w:numPr>
                    <w:ilvl w:val="0"/>
                    <w:numId w:val="19"/>
                  </w:numPr>
                  <w:spacing w:after="0" w:line="276" w:lineRule="auto"/>
                  <w:jc w:val="left"/>
                </w:pPr>
                <w:r>
                  <w:lastRenderedPageBreak/>
                  <w:t>Chọn chức năng “Thanh toán tiền trọ”</w:t>
                </w:r>
              </w:p>
              <w:p w14:paraId="0206F9E5" w14:textId="77777777" w:rsidR="005E204F" w:rsidRDefault="00000000">
                <w:pPr>
                  <w:numPr>
                    <w:ilvl w:val="0"/>
                    <w:numId w:val="19"/>
                  </w:numPr>
                  <w:spacing w:after="0" w:line="276" w:lineRule="auto"/>
                  <w:jc w:val="left"/>
                </w:pPr>
                <w:r>
                  <w:t>Hiển thị hoá đơn thanh toán</w:t>
                </w:r>
              </w:p>
              <w:p w14:paraId="60AD723F" w14:textId="77777777" w:rsidR="005E204F" w:rsidRDefault="00000000">
                <w:pPr>
                  <w:numPr>
                    <w:ilvl w:val="0"/>
                    <w:numId w:val="19"/>
                  </w:numPr>
                  <w:spacing w:after="0" w:line="276" w:lineRule="auto"/>
                  <w:jc w:val="left"/>
                </w:pPr>
                <w:r>
                  <w:t>Xem hoá đơn</w:t>
                </w:r>
              </w:p>
              <w:p w14:paraId="7904D398" w14:textId="77777777" w:rsidR="005E204F" w:rsidRDefault="00000000">
                <w:pPr>
                  <w:numPr>
                    <w:ilvl w:val="0"/>
                    <w:numId w:val="19"/>
                  </w:numPr>
                  <w:spacing w:after="0" w:line="276" w:lineRule="auto"/>
                  <w:jc w:val="left"/>
                </w:pPr>
                <w:r>
                  <w:t>Chọn thanh toán tiền trọ</w:t>
                </w:r>
              </w:p>
              <w:p w14:paraId="493676F6" w14:textId="77777777" w:rsidR="005E204F" w:rsidRDefault="00000000">
                <w:pPr>
                  <w:numPr>
                    <w:ilvl w:val="0"/>
                    <w:numId w:val="19"/>
                  </w:numPr>
                  <w:spacing w:after="0" w:line="276" w:lineRule="auto"/>
                  <w:jc w:val="left"/>
                </w:pPr>
                <w:r>
                  <w:t>Xác nhận thanh toán hoá đơn</w:t>
                </w:r>
              </w:p>
              <w:p w14:paraId="497EA83D" w14:textId="77777777" w:rsidR="005E204F" w:rsidRDefault="00000000">
                <w:pPr>
                  <w:numPr>
                    <w:ilvl w:val="0"/>
                    <w:numId w:val="19"/>
                  </w:numPr>
                  <w:spacing w:after="0" w:line="276" w:lineRule="auto"/>
                  <w:jc w:val="left"/>
                </w:pPr>
                <w:r>
                  <w:t>Lưu hoá đơn thanh toán</w:t>
                </w:r>
              </w:p>
            </w:tc>
          </w:tr>
          <w:tr w:rsidR="005E204F" w14:paraId="5B6A21B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3C7E4B7" w14:textId="77777777" w:rsidR="005E204F" w:rsidRDefault="00000000">
                <w:pPr>
                  <w:spacing w:before="240" w:after="0" w:line="276" w:lineRule="auto"/>
                  <w:jc w:val="left"/>
                </w:pPr>
                <w:r>
                  <w:lastRenderedPageBreak/>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69E2123" w14:textId="77777777" w:rsidR="005E204F" w:rsidRDefault="00000000">
                <w:pPr>
                  <w:spacing w:before="240" w:after="0" w:line="276" w:lineRule="auto"/>
                  <w:jc w:val="left"/>
                </w:pPr>
                <w:r>
                  <w:t>N/A</w:t>
                </w:r>
              </w:p>
            </w:tc>
          </w:tr>
          <w:tr w:rsidR="005E204F" w14:paraId="6B24536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19B654F"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18A51A8" w14:textId="77777777" w:rsidR="005E204F" w:rsidRDefault="00000000">
                <w:pPr>
                  <w:spacing w:before="240" w:after="0" w:line="276" w:lineRule="auto"/>
                  <w:jc w:val="left"/>
                </w:pPr>
                <w:r>
                  <w:t>7a. Nếu thanh toán không thành công thì hiển thị thông báo: “Lỗi thanh toán” và kết thúc”</w:t>
                </w:r>
              </w:p>
              <w:p w14:paraId="026B583A" w14:textId="77777777" w:rsidR="005E204F" w:rsidRDefault="00000000">
                <w:pPr>
                  <w:spacing w:before="240" w:after="0" w:line="276" w:lineRule="auto"/>
                  <w:jc w:val="left"/>
                </w:pPr>
                <w:r>
                  <w:t>8a. Lưu không thành công thì hiển thị thông báo: “Lỗi, không thể lưu thông tin” và kết thúc.</w:t>
                </w:r>
              </w:p>
            </w:tc>
          </w:tr>
          <w:tr w:rsidR="005E204F" w14:paraId="1EAB89D8"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BA0884F"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9A3337" w14:textId="77777777" w:rsidR="005E204F" w:rsidRDefault="00000000">
                <w:pPr>
                  <w:pBdr>
                    <w:bottom w:val="none" w:sz="0" w:space="8" w:color="000000"/>
                  </w:pBdr>
                  <w:spacing w:after="0"/>
                  <w:ind w:left="80"/>
                  <w:jc w:val="left"/>
                </w:pPr>
                <w:r>
                  <w:t>N/A</w:t>
                </w:r>
              </w:p>
            </w:tc>
          </w:tr>
          <w:tr w:rsidR="005E204F" w14:paraId="2739ACEE"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D3D42C"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7F7860" w14:textId="77777777" w:rsidR="005E204F" w:rsidRDefault="00000000">
                <w:pPr>
                  <w:pBdr>
                    <w:bottom w:val="none" w:sz="0" w:space="8" w:color="000000"/>
                  </w:pBdr>
                  <w:spacing w:after="0"/>
                  <w:ind w:left="80"/>
                  <w:jc w:val="left"/>
                </w:pPr>
                <w:r>
                  <w:t>N/A</w:t>
                </w:r>
              </w:p>
            </w:tc>
          </w:tr>
        </w:tbl>
      </w:sdtContent>
    </w:sdt>
    <w:p w14:paraId="6AABE6D2" w14:textId="77777777" w:rsidR="005E204F" w:rsidRDefault="00000000">
      <w:pPr>
        <w:spacing w:after="0" w:line="276" w:lineRule="auto"/>
        <w:jc w:val="left"/>
      </w:pPr>
      <w:r>
        <w:rPr>
          <w:noProof/>
        </w:rPr>
        <w:lastRenderedPageBreak/>
        <w:drawing>
          <wp:inline distT="114300" distB="114300" distL="114300" distR="114300" wp14:anchorId="2762F349" wp14:editId="1A1C04EC">
            <wp:extent cx="5943600" cy="53467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943600" cy="5346700"/>
                    </a:xfrm>
                    <a:prstGeom prst="rect">
                      <a:avLst/>
                    </a:prstGeom>
                    <a:ln/>
                  </pic:spPr>
                </pic:pic>
              </a:graphicData>
            </a:graphic>
          </wp:inline>
        </w:drawing>
      </w:r>
    </w:p>
    <w:p w14:paraId="5FC3079D" w14:textId="77777777" w:rsidR="005E204F" w:rsidRDefault="00000000">
      <w:pPr>
        <w:spacing w:after="0" w:line="276" w:lineRule="auto"/>
        <w:jc w:val="left"/>
      </w:pPr>
      <w:r>
        <w:t>2.10.2 Xem lịch sử giao dịch</w:t>
      </w:r>
    </w:p>
    <w:p w14:paraId="5807FF81" w14:textId="77777777" w:rsidR="005E204F" w:rsidRDefault="005E204F">
      <w:pPr>
        <w:spacing w:after="0" w:line="276" w:lineRule="auto"/>
        <w:jc w:val="left"/>
      </w:pPr>
    </w:p>
    <w:sdt>
      <w:sdtPr>
        <w:tag w:val="goog_rdk_27"/>
        <w:id w:val="-487551318"/>
        <w:lock w:val="contentLocked"/>
      </w:sdtPr>
      <w:sdtContent>
        <w:tbl>
          <w:tblPr>
            <w:tblStyle w:val="a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0855EC1B"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5E1E02A"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5617F1B" w14:textId="77777777" w:rsidR="005E204F" w:rsidRDefault="00000000">
                <w:pPr>
                  <w:spacing w:before="240" w:after="0" w:line="276" w:lineRule="auto"/>
                  <w:jc w:val="left"/>
                </w:pPr>
                <w:r>
                  <w:t>10.2</w:t>
                </w:r>
              </w:p>
            </w:tc>
          </w:tr>
          <w:tr w:rsidR="005E204F" w14:paraId="266BA0B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34F6B3F"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8D24CDD" w14:textId="77777777" w:rsidR="005E204F" w:rsidRDefault="00000000">
                <w:pPr>
                  <w:spacing w:after="0" w:line="276" w:lineRule="auto"/>
                  <w:jc w:val="left"/>
                </w:pPr>
                <w:r>
                  <w:t>Xem lịch sử giao dịch</w:t>
                </w:r>
              </w:p>
              <w:p w14:paraId="36DBB997" w14:textId="77777777" w:rsidR="005E204F" w:rsidRDefault="005E204F">
                <w:pPr>
                  <w:spacing w:after="0" w:line="276" w:lineRule="auto"/>
                  <w:jc w:val="left"/>
                </w:pPr>
              </w:p>
            </w:tc>
          </w:tr>
          <w:tr w:rsidR="005E204F" w14:paraId="4BA2118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A012B34"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9E32F7F" w14:textId="77777777" w:rsidR="005E204F" w:rsidRDefault="00000000">
                <w:pPr>
                  <w:spacing w:before="100" w:after="0" w:line="276" w:lineRule="auto"/>
                </w:pPr>
                <w:r>
                  <w:t>Là khách thuê tôi muốn xem lịch sử giao dịch</w:t>
                </w:r>
              </w:p>
            </w:tc>
          </w:tr>
          <w:tr w:rsidR="005E204F" w14:paraId="625BB1BC"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3871B39"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12C0F82" w14:textId="77777777" w:rsidR="005E204F" w:rsidRDefault="00000000">
                <w:pPr>
                  <w:spacing w:before="240" w:after="0" w:line="276" w:lineRule="auto"/>
                  <w:jc w:val="left"/>
                </w:pPr>
                <w:r>
                  <w:t>Khách thuê</w:t>
                </w:r>
              </w:p>
            </w:tc>
          </w:tr>
          <w:tr w:rsidR="005E204F" w14:paraId="51730F9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BE6C62"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E50EBCF" w14:textId="77777777" w:rsidR="005E204F" w:rsidRDefault="00000000">
                <w:pPr>
                  <w:spacing w:before="240" w:after="0" w:line="276" w:lineRule="auto"/>
                  <w:jc w:val="left"/>
                </w:pPr>
                <w:r>
                  <w:t>High</w:t>
                </w:r>
              </w:p>
            </w:tc>
          </w:tr>
          <w:tr w:rsidR="005E204F" w14:paraId="1351041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629A77D" w14:textId="77777777" w:rsidR="005E204F" w:rsidRDefault="00000000">
                <w:pPr>
                  <w:spacing w:before="240" w:after="0" w:line="276" w:lineRule="auto"/>
                  <w:jc w:val="left"/>
                </w:pPr>
                <w:r>
                  <w:lastRenderedPageBreak/>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70B3084" w14:textId="77777777" w:rsidR="005E204F" w:rsidRDefault="00000000">
                <w:pPr>
                  <w:spacing w:before="240" w:after="0" w:line="276" w:lineRule="auto"/>
                  <w:jc w:val="left"/>
                </w:pPr>
                <w:r>
                  <w:t>Đã có giao dịch trước đó</w:t>
                </w:r>
              </w:p>
            </w:tc>
          </w:tr>
          <w:tr w:rsidR="005E204F" w14:paraId="5F6CD77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6166216"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3BDB245" w14:textId="77777777" w:rsidR="005E204F" w:rsidRDefault="00000000">
                <w:pPr>
                  <w:spacing w:before="240" w:after="0" w:line="276" w:lineRule="auto"/>
                  <w:jc w:val="left"/>
                </w:pPr>
                <w:r>
                  <w:t>Người dùng chọn mở Xem lịch sử giao dịch</w:t>
                </w:r>
              </w:p>
            </w:tc>
          </w:tr>
          <w:tr w:rsidR="005E204F" w14:paraId="73D458E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D928DE6"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A5AAE10" w14:textId="77777777" w:rsidR="005E204F" w:rsidRDefault="00000000">
                <w:pPr>
                  <w:spacing w:before="240" w:after="0" w:line="276" w:lineRule="auto"/>
                  <w:jc w:val="left"/>
                </w:pPr>
                <w:r>
                  <w:t>Hiển thị lịch sử giao dịch</w:t>
                </w:r>
              </w:p>
            </w:tc>
          </w:tr>
          <w:tr w:rsidR="005E204F" w14:paraId="3D1188D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4628B01"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37B6221" w14:textId="77777777" w:rsidR="005E204F" w:rsidRDefault="00000000">
                <w:pPr>
                  <w:numPr>
                    <w:ilvl w:val="0"/>
                    <w:numId w:val="27"/>
                  </w:numPr>
                  <w:spacing w:after="0" w:line="276" w:lineRule="auto"/>
                  <w:jc w:val="left"/>
                </w:pPr>
                <w:r>
                  <w:t>Người dùng truy cập chức năng “Quản lý thanh toán”</w:t>
                </w:r>
              </w:p>
              <w:p w14:paraId="6F7071BD" w14:textId="77777777" w:rsidR="005E204F" w:rsidRDefault="00000000">
                <w:pPr>
                  <w:numPr>
                    <w:ilvl w:val="0"/>
                    <w:numId w:val="27"/>
                  </w:numPr>
                  <w:spacing w:after="0" w:line="276" w:lineRule="auto"/>
                  <w:jc w:val="left"/>
                </w:pPr>
                <w:r>
                  <w:t>Hiển thị các mục: “Thanh toán tiền trọ, xem lịch sử giao dịch”</w:t>
                </w:r>
              </w:p>
              <w:p w14:paraId="47C85320" w14:textId="77777777" w:rsidR="005E204F" w:rsidRDefault="00000000">
                <w:pPr>
                  <w:numPr>
                    <w:ilvl w:val="0"/>
                    <w:numId w:val="27"/>
                  </w:numPr>
                  <w:spacing w:after="0" w:line="276" w:lineRule="auto"/>
                  <w:jc w:val="left"/>
                </w:pPr>
                <w:r>
                  <w:t>Chọn chức năng “Xem lịch sử giao dịch”</w:t>
                </w:r>
              </w:p>
              <w:p w14:paraId="6B29C904" w14:textId="77777777" w:rsidR="005E204F" w:rsidRDefault="00000000">
                <w:pPr>
                  <w:numPr>
                    <w:ilvl w:val="0"/>
                    <w:numId w:val="27"/>
                  </w:numPr>
                  <w:spacing w:after="0" w:line="276" w:lineRule="auto"/>
                  <w:jc w:val="left"/>
                </w:pPr>
                <w:r>
                  <w:t xml:space="preserve">Hiển thị các giao dịch trước đó </w:t>
                </w:r>
              </w:p>
            </w:tc>
          </w:tr>
          <w:tr w:rsidR="005E204F" w14:paraId="303169E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4BBEA56"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819C89A" w14:textId="77777777" w:rsidR="005E204F" w:rsidRDefault="00000000">
                <w:pPr>
                  <w:spacing w:before="240" w:after="0" w:line="276" w:lineRule="auto"/>
                  <w:jc w:val="left"/>
                </w:pPr>
                <w:r>
                  <w:t xml:space="preserve"> N/A</w:t>
                </w:r>
              </w:p>
            </w:tc>
          </w:tr>
          <w:tr w:rsidR="005E204F" w14:paraId="582599C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B79D79"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92128C4" w14:textId="77777777" w:rsidR="005E204F" w:rsidRDefault="00000000">
                <w:pPr>
                  <w:spacing w:before="240" w:after="0" w:line="276" w:lineRule="auto"/>
                  <w:jc w:val="left"/>
                </w:pPr>
                <w:r>
                  <w:t xml:space="preserve"> N/A</w:t>
                </w:r>
              </w:p>
            </w:tc>
          </w:tr>
          <w:tr w:rsidR="005E204F" w14:paraId="6D976E90"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895870"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127ECD" w14:textId="77777777" w:rsidR="005E204F" w:rsidRDefault="00000000">
                <w:pPr>
                  <w:pBdr>
                    <w:bottom w:val="none" w:sz="0" w:space="8" w:color="000000"/>
                  </w:pBdr>
                  <w:spacing w:after="0"/>
                  <w:jc w:val="left"/>
                </w:pPr>
                <w:r>
                  <w:t>N/A</w:t>
                </w:r>
              </w:p>
            </w:tc>
          </w:tr>
          <w:tr w:rsidR="005E204F" w14:paraId="149C6142"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798053"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3CCD4B" w14:textId="77777777" w:rsidR="005E204F" w:rsidRDefault="00000000">
                <w:pPr>
                  <w:pBdr>
                    <w:bottom w:val="none" w:sz="0" w:space="8" w:color="000000"/>
                  </w:pBdr>
                  <w:spacing w:after="0"/>
                  <w:jc w:val="left"/>
                </w:pPr>
                <w:r>
                  <w:t>N/A</w:t>
                </w:r>
              </w:p>
            </w:tc>
          </w:tr>
        </w:tbl>
      </w:sdtContent>
    </w:sdt>
    <w:p w14:paraId="4E4BDE7E" w14:textId="77777777" w:rsidR="005E204F" w:rsidRDefault="005E204F">
      <w:pPr>
        <w:spacing w:after="0" w:line="276" w:lineRule="auto"/>
        <w:jc w:val="left"/>
      </w:pPr>
    </w:p>
    <w:p w14:paraId="4FA371FC" w14:textId="77777777" w:rsidR="005E204F" w:rsidRDefault="00000000">
      <w:pPr>
        <w:spacing w:after="0" w:line="276" w:lineRule="auto"/>
        <w:jc w:val="left"/>
      </w:pPr>
      <w:r>
        <w:rPr>
          <w:noProof/>
        </w:rPr>
        <w:drawing>
          <wp:inline distT="114300" distB="114300" distL="114300" distR="114300" wp14:anchorId="3FF59D90" wp14:editId="4CAA7042">
            <wp:extent cx="5943600" cy="34290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943600" cy="3429000"/>
                    </a:xfrm>
                    <a:prstGeom prst="rect">
                      <a:avLst/>
                    </a:prstGeom>
                    <a:ln/>
                  </pic:spPr>
                </pic:pic>
              </a:graphicData>
            </a:graphic>
          </wp:inline>
        </w:drawing>
      </w:r>
    </w:p>
    <w:p w14:paraId="4C58A969" w14:textId="77777777" w:rsidR="005E204F" w:rsidRDefault="00000000">
      <w:pPr>
        <w:rPr>
          <w:b/>
        </w:rPr>
      </w:pPr>
      <w:bookmarkStart w:id="30" w:name="_heading=h.2p2csry" w:colFirst="0" w:colLast="0"/>
      <w:bookmarkEnd w:id="30"/>
      <w:r>
        <w:rPr>
          <w:b/>
        </w:rPr>
        <w:t>2.11. Use case Đăng nhập</w:t>
      </w:r>
    </w:p>
    <w:p w14:paraId="00680B52" w14:textId="77777777" w:rsidR="005E204F" w:rsidRDefault="005E204F">
      <w:pPr>
        <w:spacing w:after="0" w:line="276" w:lineRule="auto"/>
        <w:jc w:val="left"/>
      </w:pPr>
    </w:p>
    <w:sdt>
      <w:sdtPr>
        <w:tag w:val="goog_rdk_28"/>
        <w:id w:val="1846363749"/>
        <w:lock w:val="contentLocked"/>
      </w:sdtPr>
      <w:sdtContent>
        <w:tbl>
          <w:tblPr>
            <w:tblStyle w:val="a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10FA5D1D"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870B07"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1BED4E7" w14:textId="77777777" w:rsidR="005E204F" w:rsidRDefault="00000000">
                <w:pPr>
                  <w:spacing w:before="240" w:after="0" w:line="276" w:lineRule="auto"/>
                  <w:jc w:val="left"/>
                </w:pPr>
                <w:r>
                  <w:t>10</w:t>
                </w:r>
              </w:p>
            </w:tc>
          </w:tr>
          <w:tr w:rsidR="005E204F" w14:paraId="332D8BD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FD2E80B"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91CDBEB" w14:textId="77777777" w:rsidR="005E204F" w:rsidRDefault="00000000">
                <w:pPr>
                  <w:spacing w:before="240" w:after="0" w:line="276" w:lineRule="auto"/>
                  <w:jc w:val="left"/>
                </w:pPr>
                <w:r>
                  <w:t>Đăng nhập</w:t>
                </w:r>
              </w:p>
            </w:tc>
          </w:tr>
          <w:tr w:rsidR="005E204F" w14:paraId="0EA8559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5A2C76"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F68B304" w14:textId="77777777" w:rsidR="005E204F" w:rsidRDefault="00000000">
                <w:pPr>
                  <w:spacing w:before="100" w:after="0" w:line="276" w:lineRule="auto"/>
                </w:pPr>
                <w:r>
                  <w:t>Là người dùng, tôi muốn đăng nhập vào ứng dụng để sử dụng  ứng dụng</w:t>
                </w:r>
              </w:p>
            </w:tc>
          </w:tr>
          <w:tr w:rsidR="005E204F" w14:paraId="3EC1B3C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AE7E049"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C944256" w14:textId="77777777" w:rsidR="005E204F" w:rsidRDefault="00000000">
                <w:pPr>
                  <w:spacing w:before="240" w:after="0" w:line="276" w:lineRule="auto"/>
                  <w:jc w:val="left"/>
                </w:pPr>
                <w:r>
                  <w:t>Người dùng</w:t>
                </w:r>
              </w:p>
            </w:tc>
          </w:tr>
          <w:tr w:rsidR="005E204F" w14:paraId="382F6E1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81AF7FE"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DA89A2D" w14:textId="77777777" w:rsidR="005E204F" w:rsidRDefault="00000000">
                <w:pPr>
                  <w:spacing w:before="240" w:after="0" w:line="276" w:lineRule="auto"/>
                  <w:jc w:val="left"/>
                </w:pPr>
                <w:r>
                  <w:t>High</w:t>
                </w:r>
              </w:p>
            </w:tc>
          </w:tr>
          <w:tr w:rsidR="005E204F" w14:paraId="63D6F28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E9F359C"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CD85F91" w14:textId="77777777" w:rsidR="005E204F" w:rsidRDefault="00000000">
                <w:pPr>
                  <w:spacing w:before="240" w:after="0" w:line="276" w:lineRule="auto"/>
                  <w:jc w:val="left"/>
                </w:pPr>
                <w:r>
                  <w:t>Người dùng chọn mở đăng nhập</w:t>
                </w:r>
              </w:p>
            </w:tc>
          </w:tr>
          <w:tr w:rsidR="005E204F" w14:paraId="08490D0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821F483"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9AE2187" w14:textId="77777777" w:rsidR="005E204F" w:rsidRDefault="00000000">
                <w:pPr>
                  <w:spacing w:before="240" w:after="0" w:line="276" w:lineRule="auto"/>
                  <w:jc w:val="left"/>
                </w:pPr>
                <w:r>
                  <w:t>Người dùng đã tải ứng dụng quản lý phòng trọ</w:t>
                </w:r>
              </w:p>
            </w:tc>
          </w:tr>
          <w:tr w:rsidR="005E204F" w14:paraId="1478C7D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85052D"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B248E6E" w14:textId="77777777" w:rsidR="005E204F" w:rsidRDefault="00000000">
                <w:pPr>
                  <w:spacing w:before="240" w:after="0" w:line="276" w:lineRule="auto"/>
                  <w:jc w:val="left"/>
                </w:pPr>
                <w:r>
                  <w:t>Thông báo đã đăng nhập thành công</w:t>
                </w:r>
              </w:p>
            </w:tc>
          </w:tr>
          <w:tr w:rsidR="005E204F" w14:paraId="3C886C4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8972738"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9C87E50" w14:textId="77777777" w:rsidR="005E204F" w:rsidRDefault="00000000">
                <w:pPr>
                  <w:numPr>
                    <w:ilvl w:val="0"/>
                    <w:numId w:val="18"/>
                  </w:numPr>
                  <w:spacing w:after="0" w:line="276" w:lineRule="auto"/>
                  <w:jc w:val="left"/>
                </w:pPr>
                <w:r>
                  <w:t>Người dùng truy cập ứng dụng quản lý phòng trọ</w:t>
                </w:r>
              </w:p>
              <w:p w14:paraId="7BA29D59" w14:textId="77777777" w:rsidR="005E204F" w:rsidRDefault="00000000">
                <w:pPr>
                  <w:numPr>
                    <w:ilvl w:val="0"/>
                    <w:numId w:val="18"/>
                  </w:numPr>
                  <w:spacing w:after="0" w:line="276" w:lineRule="auto"/>
                  <w:jc w:val="left"/>
                </w:pPr>
                <w:r>
                  <w:t>Người dùng chọn đăng nhập bằng số điện thoại</w:t>
                </w:r>
              </w:p>
              <w:p w14:paraId="287B5AD1" w14:textId="77777777" w:rsidR="005E204F" w:rsidRDefault="00000000">
                <w:pPr>
                  <w:numPr>
                    <w:ilvl w:val="0"/>
                    <w:numId w:val="18"/>
                  </w:numPr>
                  <w:spacing w:after="0" w:line="276" w:lineRule="auto"/>
                  <w:jc w:val="left"/>
                </w:pPr>
                <w:r>
                  <w:t>Hiển thị mục: Số điện thoại, mật khẩu</w:t>
                </w:r>
              </w:p>
              <w:p w14:paraId="1F57C497" w14:textId="77777777" w:rsidR="005E204F" w:rsidRDefault="00000000">
                <w:pPr>
                  <w:numPr>
                    <w:ilvl w:val="0"/>
                    <w:numId w:val="18"/>
                  </w:numPr>
                  <w:spacing w:after="0" w:line="276" w:lineRule="auto"/>
                  <w:jc w:val="left"/>
                </w:pPr>
                <w:r>
                  <w:t>Người dùng nhập thông tin</w:t>
                </w:r>
              </w:p>
              <w:p w14:paraId="051DA555" w14:textId="77777777" w:rsidR="005E204F" w:rsidRDefault="00000000">
                <w:pPr>
                  <w:numPr>
                    <w:ilvl w:val="0"/>
                    <w:numId w:val="18"/>
                  </w:numPr>
                  <w:spacing w:after="0" w:line="276" w:lineRule="auto"/>
                  <w:jc w:val="left"/>
                </w:pPr>
                <w:r>
                  <w:t>Chọn “Đăng nhập”</w:t>
                </w:r>
              </w:p>
              <w:p w14:paraId="5D5C6480" w14:textId="77777777" w:rsidR="005E204F" w:rsidRDefault="00000000">
                <w:pPr>
                  <w:numPr>
                    <w:ilvl w:val="0"/>
                    <w:numId w:val="18"/>
                  </w:numPr>
                  <w:spacing w:after="0" w:line="276" w:lineRule="auto"/>
                  <w:jc w:val="left"/>
                </w:pPr>
                <w:r>
                  <w:t xml:space="preserve">Xác thực thông tin </w:t>
                </w:r>
              </w:p>
            </w:tc>
          </w:tr>
          <w:tr w:rsidR="005E204F" w14:paraId="4B01E452"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8AF8BBB"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19062E4" w14:textId="77777777" w:rsidR="005E204F" w:rsidRDefault="00000000">
                <w:pPr>
                  <w:spacing w:before="240" w:after="0" w:line="276" w:lineRule="auto"/>
                  <w:jc w:val="left"/>
                </w:pPr>
                <w:r>
                  <w:t xml:space="preserve">2a. Người dùng chọn đăng nhập bằng tên phòng </w:t>
                </w:r>
              </w:p>
              <w:p w14:paraId="7B2EBC7C" w14:textId="77777777" w:rsidR="005E204F" w:rsidRDefault="00000000">
                <w:pPr>
                  <w:spacing w:before="240" w:after="0" w:line="276" w:lineRule="auto"/>
                  <w:jc w:val="left"/>
                </w:pPr>
                <w:r>
                  <w:t>3a. Hiển thị mục: tên phòng, mật khẩu</w:t>
                </w:r>
              </w:p>
            </w:tc>
          </w:tr>
          <w:tr w:rsidR="005E204F" w14:paraId="74297A2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2A1009F"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5A19DA5" w14:textId="77777777" w:rsidR="005E204F" w:rsidRDefault="00000000">
                <w:pPr>
                  <w:spacing w:before="240" w:after="0" w:line="276" w:lineRule="auto"/>
                  <w:jc w:val="left"/>
                </w:pPr>
                <w:r>
                  <w:t>6a.Thông tin không chính xác thì hiển thị thông báo “Đăng nhập không thành công”</w:t>
                </w:r>
              </w:p>
            </w:tc>
          </w:tr>
          <w:tr w:rsidR="005E204F" w14:paraId="4298CDE7"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407213"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65346C" w14:textId="77777777" w:rsidR="005E204F" w:rsidRDefault="00000000">
                <w:pPr>
                  <w:pBdr>
                    <w:bottom w:val="none" w:sz="0" w:space="8" w:color="000000"/>
                  </w:pBdr>
                  <w:spacing w:after="0"/>
                  <w:ind w:left="80"/>
                  <w:jc w:val="left"/>
                </w:pPr>
                <w:r>
                  <w:t>N/A</w:t>
                </w:r>
              </w:p>
            </w:tc>
          </w:tr>
          <w:tr w:rsidR="005E204F" w14:paraId="0B0760B3"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1FF95F"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AEA547" w14:textId="77777777" w:rsidR="005E204F" w:rsidRDefault="00000000">
                <w:pPr>
                  <w:pBdr>
                    <w:bottom w:val="none" w:sz="0" w:space="8" w:color="000000"/>
                  </w:pBdr>
                  <w:spacing w:after="0"/>
                  <w:ind w:left="80"/>
                  <w:jc w:val="left"/>
                </w:pPr>
                <w:r>
                  <w:t>N/A</w:t>
                </w:r>
              </w:p>
            </w:tc>
          </w:tr>
        </w:tbl>
      </w:sdtContent>
    </w:sdt>
    <w:p w14:paraId="35156694" w14:textId="77777777" w:rsidR="005E204F" w:rsidRDefault="005E204F">
      <w:pPr>
        <w:spacing w:after="0" w:line="276" w:lineRule="auto"/>
        <w:jc w:val="left"/>
        <w:rPr>
          <w:b/>
        </w:rPr>
      </w:pPr>
    </w:p>
    <w:p w14:paraId="110D1469" w14:textId="77777777" w:rsidR="005E204F" w:rsidRDefault="00000000">
      <w:pPr>
        <w:spacing w:after="0" w:line="276" w:lineRule="auto"/>
        <w:jc w:val="left"/>
      </w:pPr>
      <w:r>
        <w:t>Activity diagram:</w:t>
      </w:r>
    </w:p>
    <w:p w14:paraId="3DD4AF0D" w14:textId="77777777" w:rsidR="005E204F" w:rsidRDefault="00000000">
      <w:pPr>
        <w:spacing w:after="0" w:line="276" w:lineRule="auto"/>
        <w:jc w:val="left"/>
        <w:rPr>
          <w:b/>
        </w:rPr>
      </w:pPr>
      <w:r>
        <w:rPr>
          <w:b/>
          <w:noProof/>
        </w:rPr>
        <w:lastRenderedPageBreak/>
        <w:drawing>
          <wp:inline distT="114300" distB="114300" distL="114300" distR="114300" wp14:anchorId="41A170BD" wp14:editId="696ED78D">
            <wp:extent cx="5448300" cy="6581775"/>
            <wp:effectExtent l="0" t="0" r="0" b="0"/>
            <wp:docPr id="4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3"/>
                    <a:srcRect/>
                    <a:stretch>
                      <a:fillRect/>
                    </a:stretch>
                  </pic:blipFill>
                  <pic:spPr>
                    <a:xfrm>
                      <a:off x="0" y="0"/>
                      <a:ext cx="5448300" cy="6581775"/>
                    </a:xfrm>
                    <a:prstGeom prst="rect">
                      <a:avLst/>
                    </a:prstGeom>
                    <a:ln/>
                  </pic:spPr>
                </pic:pic>
              </a:graphicData>
            </a:graphic>
          </wp:inline>
        </w:drawing>
      </w:r>
    </w:p>
    <w:p w14:paraId="234C5453" w14:textId="77777777" w:rsidR="005E204F" w:rsidRDefault="005E204F">
      <w:pPr>
        <w:spacing w:after="0" w:line="276" w:lineRule="auto"/>
        <w:jc w:val="left"/>
        <w:rPr>
          <w:b/>
        </w:rPr>
      </w:pPr>
      <w:bookmarkStart w:id="31" w:name="_heading=h.147n2zr" w:colFirst="0" w:colLast="0"/>
      <w:bookmarkEnd w:id="31"/>
    </w:p>
    <w:p w14:paraId="424BBC62" w14:textId="77777777" w:rsidR="005E204F" w:rsidRDefault="00000000">
      <w:pPr>
        <w:spacing w:after="0" w:line="276" w:lineRule="auto"/>
        <w:jc w:val="left"/>
        <w:rPr>
          <w:b/>
        </w:rPr>
      </w:pPr>
      <w:bookmarkStart w:id="32" w:name="_heading=h.3o7alnk" w:colFirst="0" w:colLast="0"/>
      <w:bookmarkEnd w:id="32"/>
      <w:r>
        <w:rPr>
          <w:b/>
        </w:rPr>
        <w:t>2.12 Use case Đăng xuất</w:t>
      </w:r>
    </w:p>
    <w:p w14:paraId="6E86D956" w14:textId="77777777" w:rsidR="005E204F" w:rsidRDefault="005E204F">
      <w:pPr>
        <w:spacing w:after="0" w:line="276" w:lineRule="auto"/>
        <w:jc w:val="left"/>
      </w:pPr>
    </w:p>
    <w:sdt>
      <w:sdtPr>
        <w:tag w:val="goog_rdk_29"/>
        <w:id w:val="-522407106"/>
        <w:lock w:val="contentLocked"/>
      </w:sdtPr>
      <w:sdtContent>
        <w:tbl>
          <w:tblPr>
            <w:tblStyle w:val="a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3938B918"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4C9AFF"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3E31211" w14:textId="77777777" w:rsidR="005E204F" w:rsidRDefault="00000000">
                <w:pPr>
                  <w:spacing w:before="240" w:after="0" w:line="276" w:lineRule="auto"/>
                  <w:jc w:val="left"/>
                </w:pPr>
                <w:r>
                  <w:t>10</w:t>
                </w:r>
              </w:p>
            </w:tc>
          </w:tr>
          <w:tr w:rsidR="005E204F" w14:paraId="0197670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02199EC"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41AC229" w14:textId="77777777" w:rsidR="005E204F" w:rsidRDefault="00000000">
                <w:pPr>
                  <w:spacing w:before="240" w:after="0" w:line="276" w:lineRule="auto"/>
                  <w:jc w:val="left"/>
                </w:pPr>
                <w:r>
                  <w:t>Đăng nhập</w:t>
                </w:r>
              </w:p>
            </w:tc>
          </w:tr>
          <w:tr w:rsidR="005E204F" w14:paraId="7D0F92E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859347E" w14:textId="77777777" w:rsidR="005E204F" w:rsidRDefault="00000000">
                <w:pPr>
                  <w:spacing w:before="240" w:after="0" w:line="276" w:lineRule="auto"/>
                  <w:jc w:val="left"/>
                </w:pPr>
                <w:r>
                  <w:lastRenderedPageBreak/>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13F864B" w14:textId="77777777" w:rsidR="005E204F" w:rsidRDefault="00000000">
                <w:pPr>
                  <w:spacing w:before="100" w:after="0" w:line="276" w:lineRule="auto"/>
                </w:pPr>
                <w:r>
                  <w:t xml:space="preserve">Là người dùng tôi muốn đăng xuất ứng dụng </w:t>
                </w:r>
              </w:p>
            </w:tc>
          </w:tr>
          <w:tr w:rsidR="005E204F" w14:paraId="343CC16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984353F"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FFBA6DA" w14:textId="77777777" w:rsidR="005E204F" w:rsidRDefault="00000000">
                <w:pPr>
                  <w:spacing w:before="240" w:after="0" w:line="276" w:lineRule="auto"/>
                  <w:jc w:val="left"/>
                </w:pPr>
                <w:r>
                  <w:t>Người dùng</w:t>
                </w:r>
              </w:p>
            </w:tc>
          </w:tr>
          <w:tr w:rsidR="005E204F" w14:paraId="3599C32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9D55056"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777AFA3" w14:textId="77777777" w:rsidR="005E204F" w:rsidRDefault="00000000">
                <w:pPr>
                  <w:spacing w:before="240" w:after="0" w:line="276" w:lineRule="auto"/>
                  <w:jc w:val="left"/>
                </w:pPr>
                <w:r>
                  <w:t>High</w:t>
                </w:r>
              </w:p>
            </w:tc>
          </w:tr>
          <w:tr w:rsidR="005E204F" w14:paraId="04DB8FD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6DF8454"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7E48553" w14:textId="77777777" w:rsidR="005E204F" w:rsidRDefault="00000000">
                <w:pPr>
                  <w:spacing w:before="240" w:after="0" w:line="276" w:lineRule="auto"/>
                  <w:jc w:val="left"/>
                </w:pPr>
                <w:r>
                  <w:t xml:space="preserve">Người dùng chọn mở đăng xuất ứng dụng </w:t>
                </w:r>
              </w:p>
            </w:tc>
          </w:tr>
          <w:tr w:rsidR="005E204F" w14:paraId="3B7D045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6298736"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2352299" w14:textId="77777777" w:rsidR="005E204F" w:rsidRDefault="00000000">
                <w:pPr>
                  <w:spacing w:before="240" w:after="0" w:line="276" w:lineRule="auto"/>
                  <w:jc w:val="left"/>
                </w:pPr>
                <w:r>
                  <w:t>Người dùng đã đăng nhập vào ứng dụng</w:t>
                </w:r>
              </w:p>
            </w:tc>
          </w:tr>
          <w:tr w:rsidR="005E204F" w14:paraId="5E15B40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61CB016"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59C0918" w14:textId="77777777" w:rsidR="005E204F" w:rsidRDefault="00000000">
                <w:pPr>
                  <w:spacing w:before="240" w:after="0" w:line="276" w:lineRule="auto"/>
                  <w:jc w:val="left"/>
                </w:pPr>
                <w:r>
                  <w:t>Thông báo đã đăng xuất thành công</w:t>
                </w:r>
              </w:p>
            </w:tc>
          </w:tr>
          <w:tr w:rsidR="005E204F" w14:paraId="24988CC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1A8A0B4"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D29CE4A" w14:textId="77777777" w:rsidR="005E204F" w:rsidRDefault="00000000">
                <w:pPr>
                  <w:numPr>
                    <w:ilvl w:val="0"/>
                    <w:numId w:val="11"/>
                  </w:numPr>
                  <w:spacing w:after="0" w:line="276" w:lineRule="auto"/>
                  <w:ind w:left="1133"/>
                  <w:jc w:val="left"/>
                </w:pPr>
                <w:r>
                  <w:t xml:space="preserve"> Người dùng truy cập ứng dụng quản lý phòng trọ</w:t>
                </w:r>
              </w:p>
              <w:p w14:paraId="07DBCFDE" w14:textId="77777777" w:rsidR="005E204F" w:rsidRDefault="00000000">
                <w:pPr>
                  <w:spacing w:after="0" w:line="276" w:lineRule="auto"/>
                  <w:ind w:left="720"/>
                  <w:jc w:val="left"/>
                </w:pPr>
                <w:r>
                  <w:t>2. Chọn biểu tượng “Người”</w:t>
                </w:r>
              </w:p>
              <w:p w14:paraId="16C23491" w14:textId="77777777" w:rsidR="005E204F" w:rsidRDefault="00000000">
                <w:pPr>
                  <w:spacing w:after="0" w:line="276" w:lineRule="auto"/>
                  <w:ind w:left="720"/>
                  <w:jc w:val="left"/>
                </w:pPr>
                <w:r>
                  <w:t>3. Hiển thị mục đăng xuất</w:t>
                </w:r>
              </w:p>
              <w:p w14:paraId="33676C01" w14:textId="77777777" w:rsidR="005E204F" w:rsidRDefault="00000000">
                <w:pPr>
                  <w:spacing w:after="0" w:line="276" w:lineRule="auto"/>
                  <w:ind w:left="720"/>
                  <w:jc w:val="left"/>
                </w:pPr>
                <w:r>
                  <w:t>4. Chọn đăng xuất</w:t>
                </w:r>
              </w:p>
              <w:p w14:paraId="21A72739" w14:textId="77777777" w:rsidR="005E204F" w:rsidRDefault="00000000">
                <w:pPr>
                  <w:spacing w:after="0" w:line="276" w:lineRule="auto"/>
                  <w:ind w:left="720"/>
                  <w:jc w:val="left"/>
                </w:pPr>
                <w:r>
                  <w:t>5. Đăng xuất</w:t>
                </w:r>
              </w:p>
            </w:tc>
          </w:tr>
          <w:tr w:rsidR="005E204F" w14:paraId="23A9D1D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B5D6452"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8DE4FD8" w14:textId="77777777" w:rsidR="005E204F" w:rsidRDefault="00000000">
                <w:pPr>
                  <w:spacing w:before="240" w:after="0" w:line="276" w:lineRule="auto"/>
                  <w:jc w:val="left"/>
                </w:pPr>
                <w:r>
                  <w:t>N/A</w:t>
                </w:r>
              </w:p>
            </w:tc>
          </w:tr>
          <w:tr w:rsidR="005E204F" w14:paraId="0D17073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4E3B358"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E63FE13" w14:textId="77777777" w:rsidR="005E204F" w:rsidRDefault="00000000">
                <w:pPr>
                  <w:spacing w:before="240" w:after="0" w:line="276" w:lineRule="auto"/>
                  <w:jc w:val="left"/>
                </w:pPr>
                <w:r>
                  <w:t>5a. Đăng xuất không thành công thì hiển thị thông báo: “Lỗi! Không thể đăng xuất”</w:t>
                </w:r>
              </w:p>
            </w:tc>
          </w:tr>
          <w:tr w:rsidR="005E204F" w14:paraId="7316FE71"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7C29BC"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59F4F5" w14:textId="77777777" w:rsidR="005E204F" w:rsidRDefault="00000000">
                <w:pPr>
                  <w:pBdr>
                    <w:bottom w:val="none" w:sz="0" w:space="8" w:color="000000"/>
                  </w:pBdr>
                  <w:spacing w:after="0"/>
                  <w:ind w:left="80"/>
                  <w:jc w:val="left"/>
                </w:pPr>
                <w:r>
                  <w:t>N/A</w:t>
                </w:r>
              </w:p>
            </w:tc>
          </w:tr>
          <w:tr w:rsidR="005E204F" w14:paraId="0C413CB3"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2C3208"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884163" w14:textId="77777777" w:rsidR="005E204F" w:rsidRDefault="00000000">
                <w:pPr>
                  <w:pBdr>
                    <w:bottom w:val="none" w:sz="0" w:space="8" w:color="000000"/>
                  </w:pBdr>
                  <w:spacing w:after="0"/>
                  <w:ind w:left="80"/>
                  <w:jc w:val="left"/>
                </w:pPr>
                <w:r>
                  <w:t>N/A</w:t>
                </w:r>
              </w:p>
            </w:tc>
          </w:tr>
        </w:tbl>
      </w:sdtContent>
    </w:sdt>
    <w:p w14:paraId="3DC24850" w14:textId="77777777" w:rsidR="005E204F" w:rsidRDefault="005E204F">
      <w:pPr>
        <w:spacing w:after="0" w:line="276" w:lineRule="auto"/>
        <w:jc w:val="left"/>
        <w:rPr>
          <w:b/>
        </w:rPr>
      </w:pPr>
    </w:p>
    <w:p w14:paraId="615D021F" w14:textId="77777777" w:rsidR="005E204F" w:rsidRDefault="00000000">
      <w:r>
        <w:t>Activity diagram:</w:t>
      </w:r>
    </w:p>
    <w:p w14:paraId="48275007" w14:textId="77777777" w:rsidR="005E204F" w:rsidRDefault="00000000">
      <w:r>
        <w:rPr>
          <w:noProof/>
        </w:rPr>
        <w:lastRenderedPageBreak/>
        <w:drawing>
          <wp:inline distT="114300" distB="114300" distL="114300" distR="114300" wp14:anchorId="5C5034B5" wp14:editId="0C02E098">
            <wp:extent cx="5943600" cy="4813300"/>
            <wp:effectExtent l="0" t="0" r="0" b="0"/>
            <wp:docPr id="3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4"/>
                    <a:srcRect/>
                    <a:stretch>
                      <a:fillRect/>
                    </a:stretch>
                  </pic:blipFill>
                  <pic:spPr>
                    <a:xfrm>
                      <a:off x="0" y="0"/>
                      <a:ext cx="5943600" cy="4813300"/>
                    </a:xfrm>
                    <a:prstGeom prst="rect">
                      <a:avLst/>
                    </a:prstGeom>
                    <a:ln/>
                  </pic:spPr>
                </pic:pic>
              </a:graphicData>
            </a:graphic>
          </wp:inline>
        </w:drawing>
      </w:r>
    </w:p>
    <w:p w14:paraId="2736048C" w14:textId="77777777" w:rsidR="005E204F" w:rsidRDefault="00000000">
      <w:r>
        <w:br w:type="page"/>
      </w:r>
    </w:p>
    <w:p w14:paraId="5E5926D4" w14:textId="77777777" w:rsidR="005E204F" w:rsidRDefault="00000000">
      <w:pPr>
        <w:pStyle w:val="Heading1"/>
        <w:numPr>
          <w:ilvl w:val="0"/>
          <w:numId w:val="14"/>
        </w:numPr>
        <w:rPr>
          <w:sz w:val="26"/>
          <w:szCs w:val="26"/>
        </w:rPr>
      </w:pPr>
      <w:bookmarkStart w:id="33" w:name="_heading=h.23ckvvd" w:colFirst="0" w:colLast="0"/>
      <w:bookmarkEnd w:id="33"/>
      <w:r>
        <w:rPr>
          <w:sz w:val="26"/>
          <w:szCs w:val="26"/>
        </w:rPr>
        <w:lastRenderedPageBreak/>
        <w:t>Yêu cầu phi chức năng</w:t>
      </w:r>
    </w:p>
    <w:p w14:paraId="1D338728" w14:textId="77777777" w:rsidR="005E204F" w:rsidRDefault="00000000">
      <w:pPr>
        <w:pStyle w:val="Heading2"/>
        <w:spacing w:before="360" w:after="80"/>
        <w:rPr>
          <w:sz w:val="28"/>
          <w:szCs w:val="28"/>
        </w:rPr>
      </w:pPr>
      <w:bookmarkStart w:id="34" w:name="_heading=h.ihv636" w:colFirst="0" w:colLast="0"/>
      <w:bookmarkEnd w:id="34"/>
      <w:r>
        <w:rPr>
          <w:i/>
          <w:color w:val="000000"/>
          <w:sz w:val="28"/>
          <w:szCs w:val="28"/>
        </w:rPr>
        <w:t>Yêu cầu phi chức năng</w:t>
      </w:r>
    </w:p>
    <w:p w14:paraId="5CD4D1D6" w14:textId="77777777" w:rsidR="005E204F" w:rsidRDefault="00000000">
      <w:pPr>
        <w:pStyle w:val="Heading3"/>
        <w:keepNext/>
        <w:spacing w:before="120" w:after="60" w:line="360" w:lineRule="auto"/>
        <w:ind w:firstLine="720"/>
        <w:jc w:val="left"/>
        <w:rPr>
          <w:b/>
          <w:sz w:val="28"/>
          <w:szCs w:val="28"/>
        </w:rPr>
      </w:pPr>
      <w:bookmarkStart w:id="35" w:name="_heading=h.32hioqz" w:colFirst="0" w:colLast="0"/>
      <w:bookmarkEnd w:id="35"/>
      <w:r>
        <w:rPr>
          <w:b/>
          <w:sz w:val="28"/>
          <w:szCs w:val="28"/>
        </w:rPr>
        <w:t>3.1. Chạy trên hệ điều hành tương thích</w:t>
      </w:r>
    </w:p>
    <w:p w14:paraId="6B82E372" w14:textId="77777777" w:rsidR="005E204F" w:rsidRDefault="00000000">
      <w:pPr>
        <w:pBdr>
          <w:top w:val="nil"/>
          <w:left w:val="nil"/>
          <w:bottom w:val="nil"/>
          <w:right w:val="nil"/>
          <w:between w:val="nil"/>
        </w:pBdr>
        <w:spacing w:after="0" w:line="240" w:lineRule="auto"/>
        <w:ind w:left="720" w:firstLine="720"/>
        <w:jc w:val="left"/>
        <w:rPr>
          <w:rFonts w:eastAsia="Times New Roman" w:cs="Times New Roman"/>
          <w:color w:val="000000"/>
          <w:sz w:val="28"/>
          <w:szCs w:val="28"/>
        </w:rPr>
      </w:pPr>
      <w:r>
        <w:rPr>
          <w:rFonts w:eastAsia="Times New Roman" w:cs="Times New Roman"/>
          <w:color w:val="000000"/>
          <w:sz w:val="28"/>
          <w:szCs w:val="28"/>
        </w:rPr>
        <w:t>- Chỉ sử dụng trên điện thoại di động (hệ điều hành Android và IOS) cho khách thuê trọ.</w:t>
      </w:r>
    </w:p>
    <w:p w14:paraId="175C6B0D" w14:textId="77777777" w:rsidR="005E204F" w:rsidRDefault="00000000">
      <w:pPr>
        <w:pStyle w:val="Heading3"/>
        <w:keepNext/>
        <w:spacing w:before="120" w:after="60" w:line="360" w:lineRule="auto"/>
        <w:ind w:firstLine="720"/>
        <w:jc w:val="left"/>
        <w:rPr>
          <w:b/>
          <w:sz w:val="28"/>
          <w:szCs w:val="28"/>
        </w:rPr>
      </w:pPr>
      <w:bookmarkStart w:id="36" w:name="_heading=h.1hmsyys" w:colFirst="0" w:colLast="0"/>
      <w:bookmarkEnd w:id="36"/>
      <w:r>
        <w:rPr>
          <w:b/>
          <w:sz w:val="28"/>
          <w:szCs w:val="28"/>
        </w:rPr>
        <w:t>3.2. Khóa ứng dụng trong khoảng thời gian cần thiết</w:t>
      </w:r>
    </w:p>
    <w:p w14:paraId="4F839515" w14:textId="77777777" w:rsidR="005E204F" w:rsidRDefault="00000000">
      <w:pPr>
        <w:pBdr>
          <w:top w:val="nil"/>
          <w:left w:val="nil"/>
          <w:bottom w:val="nil"/>
          <w:right w:val="nil"/>
          <w:between w:val="nil"/>
        </w:pBdr>
        <w:spacing w:after="0" w:line="240" w:lineRule="auto"/>
        <w:ind w:left="720" w:firstLine="720"/>
        <w:jc w:val="left"/>
        <w:rPr>
          <w:rFonts w:eastAsia="Times New Roman" w:cs="Times New Roman"/>
          <w:color w:val="000000"/>
          <w:sz w:val="28"/>
          <w:szCs w:val="28"/>
        </w:rPr>
      </w:pPr>
      <w:r>
        <w:rPr>
          <w:rFonts w:eastAsia="Times New Roman" w:cs="Times New Roman"/>
          <w:color w:val="000000"/>
          <w:sz w:val="28"/>
          <w:szCs w:val="28"/>
        </w:rPr>
        <w:t>- Chỉ khóa lại trong thời gian chủ trọ cần tính toán hay kiểm tra lại các thông tin.   (Sẽ khóa sau hạn 2 ngày nộp tiền để chủ kiểm tra lại các khoản tiền khách thuê đã nộp)</w:t>
      </w:r>
    </w:p>
    <w:p w14:paraId="05FB2BC9" w14:textId="77777777" w:rsidR="005E204F" w:rsidRDefault="00000000">
      <w:pPr>
        <w:pBdr>
          <w:top w:val="nil"/>
          <w:left w:val="nil"/>
          <w:bottom w:val="nil"/>
          <w:right w:val="nil"/>
          <w:between w:val="nil"/>
        </w:pBdr>
        <w:spacing w:after="0" w:line="240" w:lineRule="auto"/>
        <w:ind w:left="720" w:firstLine="720"/>
        <w:jc w:val="left"/>
        <w:rPr>
          <w:rFonts w:eastAsia="Times New Roman" w:cs="Times New Roman"/>
          <w:color w:val="000000"/>
          <w:sz w:val="28"/>
          <w:szCs w:val="28"/>
        </w:rPr>
      </w:pPr>
      <w:r>
        <w:rPr>
          <w:rFonts w:eastAsia="Times New Roman" w:cs="Times New Roman"/>
          <w:color w:val="000000"/>
          <w:sz w:val="28"/>
          <w:szCs w:val="28"/>
        </w:rPr>
        <w:t>- Thời gian còn lại, khách thuê vẫn sử dụng cập nhật thông tin bình thường.</w:t>
      </w:r>
    </w:p>
    <w:p w14:paraId="0FCB79BE" w14:textId="77777777" w:rsidR="005E204F" w:rsidRDefault="00000000">
      <w:pPr>
        <w:pStyle w:val="Heading3"/>
        <w:keepNext/>
        <w:spacing w:before="120" w:after="60" w:line="360" w:lineRule="auto"/>
        <w:ind w:firstLine="720"/>
        <w:jc w:val="left"/>
        <w:rPr>
          <w:b/>
          <w:sz w:val="28"/>
          <w:szCs w:val="28"/>
        </w:rPr>
      </w:pPr>
      <w:bookmarkStart w:id="37" w:name="_heading=h.2grqrue" w:colFirst="0" w:colLast="0"/>
      <w:bookmarkEnd w:id="37"/>
      <w:r>
        <w:rPr>
          <w:b/>
          <w:sz w:val="28"/>
          <w:szCs w:val="28"/>
        </w:rPr>
        <w:t>3.3. Bảo mật tài khoản khi quên mật khẩu</w:t>
      </w:r>
    </w:p>
    <w:p w14:paraId="0C0A1896" w14:textId="77777777" w:rsidR="005E204F" w:rsidRDefault="00000000">
      <w:pPr>
        <w:pBdr>
          <w:top w:val="nil"/>
          <w:left w:val="nil"/>
          <w:bottom w:val="nil"/>
          <w:right w:val="nil"/>
          <w:between w:val="nil"/>
        </w:pBdr>
        <w:spacing w:after="0" w:line="240" w:lineRule="auto"/>
        <w:ind w:left="720" w:firstLine="720"/>
        <w:jc w:val="left"/>
        <w:rPr>
          <w:rFonts w:eastAsia="Times New Roman" w:cs="Times New Roman"/>
          <w:color w:val="000000"/>
          <w:sz w:val="28"/>
          <w:szCs w:val="28"/>
        </w:rPr>
      </w:pPr>
      <w:r>
        <w:rPr>
          <w:rFonts w:eastAsia="Times New Roman" w:cs="Times New Roman"/>
          <w:color w:val="000000"/>
          <w:sz w:val="28"/>
          <w:szCs w:val="28"/>
        </w:rPr>
        <w:t>- Cài mật khẩu để tránh người lạ đăng nhập.</w:t>
      </w:r>
    </w:p>
    <w:p w14:paraId="7A5DEC8F" w14:textId="77777777" w:rsidR="005E204F" w:rsidRDefault="00000000">
      <w:pPr>
        <w:pBdr>
          <w:top w:val="nil"/>
          <w:left w:val="nil"/>
          <w:bottom w:val="nil"/>
          <w:right w:val="nil"/>
          <w:between w:val="nil"/>
        </w:pBdr>
        <w:spacing w:after="0" w:line="240" w:lineRule="auto"/>
        <w:ind w:left="1440"/>
        <w:jc w:val="left"/>
        <w:rPr>
          <w:rFonts w:eastAsia="Times New Roman" w:cs="Times New Roman"/>
          <w:color w:val="000000"/>
          <w:sz w:val="28"/>
          <w:szCs w:val="28"/>
        </w:rPr>
      </w:pPr>
      <w:r>
        <w:rPr>
          <w:rFonts w:eastAsia="Times New Roman" w:cs="Times New Roman"/>
          <w:color w:val="000000"/>
          <w:sz w:val="28"/>
          <w:szCs w:val="28"/>
        </w:rPr>
        <w:t>- Khóa trong thời gian 3-5 phút. (Nếu nhập sai 3 lần)</w:t>
      </w:r>
    </w:p>
    <w:p w14:paraId="00492164" w14:textId="77777777" w:rsidR="005E204F" w:rsidRDefault="00000000">
      <w:pPr>
        <w:pBdr>
          <w:top w:val="nil"/>
          <w:left w:val="nil"/>
          <w:bottom w:val="nil"/>
          <w:right w:val="nil"/>
          <w:between w:val="nil"/>
        </w:pBdr>
        <w:spacing w:after="0" w:line="240" w:lineRule="auto"/>
        <w:ind w:left="1440"/>
        <w:jc w:val="left"/>
        <w:rPr>
          <w:rFonts w:eastAsia="Times New Roman" w:cs="Times New Roman"/>
          <w:color w:val="000000"/>
          <w:sz w:val="28"/>
          <w:szCs w:val="28"/>
        </w:rPr>
      </w:pPr>
      <w:r>
        <w:rPr>
          <w:rFonts w:eastAsia="Times New Roman" w:cs="Times New Roman"/>
          <w:color w:val="000000"/>
          <w:sz w:val="28"/>
          <w:szCs w:val="28"/>
        </w:rPr>
        <w:t>- Liên hệ chủ trọ để cấp lại mật khẩu.</w:t>
      </w:r>
    </w:p>
    <w:p w14:paraId="10929B20" w14:textId="77777777" w:rsidR="005E204F" w:rsidRDefault="00000000">
      <w:pPr>
        <w:pBdr>
          <w:top w:val="nil"/>
          <w:left w:val="nil"/>
          <w:bottom w:val="nil"/>
          <w:right w:val="nil"/>
          <w:between w:val="nil"/>
        </w:pBdr>
        <w:spacing w:after="0" w:line="240" w:lineRule="auto"/>
        <w:ind w:left="1440"/>
        <w:jc w:val="left"/>
        <w:rPr>
          <w:rFonts w:eastAsia="Times New Roman" w:cs="Times New Roman"/>
          <w:color w:val="000000"/>
          <w:sz w:val="28"/>
          <w:szCs w:val="28"/>
        </w:rPr>
      </w:pPr>
      <w:r>
        <w:rPr>
          <w:rFonts w:eastAsia="Times New Roman" w:cs="Times New Roman"/>
          <w:color w:val="000000"/>
          <w:sz w:val="28"/>
          <w:szCs w:val="28"/>
        </w:rPr>
        <w:t>- Chủ trọ sẽ xác minh thông tin khách thuê nếu nhập sai nhiều lần.</w:t>
      </w:r>
    </w:p>
    <w:p w14:paraId="6355CB07" w14:textId="77777777" w:rsidR="005E204F" w:rsidRDefault="00000000">
      <w:pPr>
        <w:pStyle w:val="Heading3"/>
        <w:keepNext/>
        <w:spacing w:before="120" w:after="60" w:line="360" w:lineRule="auto"/>
        <w:ind w:firstLine="720"/>
        <w:jc w:val="left"/>
        <w:rPr>
          <w:b/>
          <w:sz w:val="28"/>
          <w:szCs w:val="28"/>
        </w:rPr>
      </w:pPr>
      <w:bookmarkStart w:id="38" w:name="_heading=h.vx1227" w:colFirst="0" w:colLast="0"/>
      <w:bookmarkEnd w:id="38"/>
      <w:r>
        <w:rPr>
          <w:b/>
          <w:sz w:val="28"/>
          <w:szCs w:val="28"/>
        </w:rPr>
        <w:t>3.4. Giao diện của ứng dụng</w:t>
      </w:r>
    </w:p>
    <w:p w14:paraId="6D5AC0C9" w14:textId="77777777" w:rsidR="005E204F" w:rsidRDefault="00000000">
      <w:pPr>
        <w:pBdr>
          <w:top w:val="nil"/>
          <w:left w:val="nil"/>
          <w:bottom w:val="nil"/>
          <w:right w:val="nil"/>
          <w:between w:val="nil"/>
        </w:pBdr>
        <w:spacing w:after="0" w:line="240" w:lineRule="auto"/>
        <w:ind w:left="720" w:firstLine="720"/>
        <w:jc w:val="left"/>
        <w:rPr>
          <w:rFonts w:eastAsia="Times New Roman" w:cs="Times New Roman"/>
          <w:color w:val="000000"/>
          <w:sz w:val="28"/>
          <w:szCs w:val="28"/>
        </w:rPr>
      </w:pPr>
      <w:r>
        <w:rPr>
          <w:rFonts w:eastAsia="Times New Roman" w:cs="Times New Roman"/>
          <w:color w:val="000000"/>
          <w:sz w:val="28"/>
          <w:szCs w:val="28"/>
        </w:rPr>
        <w:t>- Màu sắc sáng, nổi bật các mục chính (Không nổi quá) </w:t>
      </w:r>
    </w:p>
    <w:p w14:paraId="4DA2CAFE" w14:textId="77777777" w:rsidR="005E204F" w:rsidRDefault="00000000">
      <w:pPr>
        <w:pBdr>
          <w:top w:val="nil"/>
          <w:left w:val="nil"/>
          <w:bottom w:val="nil"/>
          <w:right w:val="nil"/>
          <w:between w:val="nil"/>
        </w:pBdr>
        <w:spacing w:after="0" w:line="240" w:lineRule="auto"/>
        <w:ind w:left="1440"/>
        <w:jc w:val="left"/>
        <w:rPr>
          <w:rFonts w:eastAsia="Times New Roman" w:cs="Times New Roman"/>
          <w:color w:val="000000"/>
          <w:sz w:val="28"/>
          <w:szCs w:val="28"/>
        </w:rPr>
      </w:pPr>
      <w:r>
        <w:rPr>
          <w:rFonts w:eastAsia="Times New Roman" w:cs="Times New Roman"/>
          <w:color w:val="000000"/>
          <w:sz w:val="28"/>
          <w:szCs w:val="28"/>
        </w:rPr>
        <w:t>- Phông chữ đơn giản, dễ nhìn, rõ ràng.</w:t>
      </w:r>
    </w:p>
    <w:p w14:paraId="7952425E" w14:textId="77777777" w:rsidR="005E204F" w:rsidRDefault="00000000">
      <w:pPr>
        <w:pBdr>
          <w:top w:val="nil"/>
          <w:left w:val="nil"/>
          <w:bottom w:val="nil"/>
          <w:right w:val="nil"/>
          <w:between w:val="nil"/>
        </w:pBdr>
        <w:spacing w:after="0" w:line="240" w:lineRule="auto"/>
        <w:ind w:left="1440"/>
        <w:jc w:val="left"/>
      </w:pPr>
      <w:r>
        <w:rPr>
          <w:rFonts w:eastAsia="Times New Roman" w:cs="Times New Roman"/>
          <w:color w:val="000000"/>
          <w:sz w:val="28"/>
          <w:szCs w:val="28"/>
        </w:rPr>
        <w:t>- Bố cục gọn gàng.</w:t>
      </w:r>
    </w:p>
    <w:p w14:paraId="63C91704" w14:textId="77777777" w:rsidR="005E204F" w:rsidRDefault="005E204F">
      <w:pPr>
        <w:pBdr>
          <w:top w:val="nil"/>
          <w:left w:val="nil"/>
          <w:bottom w:val="nil"/>
          <w:right w:val="nil"/>
          <w:between w:val="nil"/>
        </w:pBdr>
        <w:spacing w:after="0" w:line="240" w:lineRule="auto"/>
        <w:ind w:left="1440"/>
        <w:jc w:val="left"/>
      </w:pPr>
    </w:p>
    <w:p w14:paraId="3484F2DC" w14:textId="77777777" w:rsidR="005E204F" w:rsidRDefault="005E204F">
      <w:pPr>
        <w:jc w:val="left"/>
      </w:pPr>
    </w:p>
    <w:p w14:paraId="6B65A5CE" w14:textId="77777777" w:rsidR="005E204F" w:rsidRDefault="005E204F">
      <w:pPr>
        <w:jc w:val="left"/>
      </w:pPr>
    </w:p>
    <w:p w14:paraId="3596BF68" w14:textId="77777777" w:rsidR="005E204F" w:rsidRDefault="005E204F">
      <w:pPr>
        <w:jc w:val="left"/>
      </w:pPr>
    </w:p>
    <w:sdt>
      <w:sdtPr>
        <w:tag w:val="goog_rdk_32"/>
        <w:id w:val="478428103"/>
      </w:sdtPr>
      <w:sdtContent>
        <w:p w14:paraId="7339BE16" w14:textId="77777777" w:rsidR="005E204F" w:rsidRDefault="00000000">
          <w:pPr>
            <w:jc w:val="left"/>
            <w:rPr>
              <w:del w:id="39" w:author="Huỳnh Công Triều" w:date="2024-05-09T17:41:00Z"/>
            </w:rPr>
          </w:pPr>
          <w:sdt>
            <w:sdtPr>
              <w:tag w:val="goog_rdk_31"/>
              <w:id w:val="-1064258104"/>
            </w:sdtPr>
            <w:sdtContent/>
          </w:sdt>
        </w:p>
      </w:sdtContent>
    </w:sdt>
    <w:sdt>
      <w:sdtPr>
        <w:tag w:val="goog_rdk_34"/>
        <w:id w:val="1674833320"/>
      </w:sdtPr>
      <w:sdtContent>
        <w:p w14:paraId="093E52DF" w14:textId="77777777" w:rsidR="005E204F" w:rsidRDefault="00000000">
          <w:pPr>
            <w:jc w:val="left"/>
            <w:rPr>
              <w:del w:id="40" w:author="Huỳnh Công Triều" w:date="2024-05-09T17:41:00Z"/>
            </w:rPr>
          </w:pPr>
          <w:sdt>
            <w:sdtPr>
              <w:tag w:val="goog_rdk_33"/>
              <w:id w:val="-1986841339"/>
            </w:sdtPr>
            <w:sdtContent/>
          </w:sdt>
        </w:p>
      </w:sdtContent>
    </w:sdt>
    <w:sdt>
      <w:sdtPr>
        <w:tag w:val="goog_rdk_36"/>
        <w:id w:val="-675881762"/>
      </w:sdtPr>
      <w:sdtContent>
        <w:p w14:paraId="36FDF8AC" w14:textId="77777777" w:rsidR="005E204F" w:rsidRDefault="00000000">
          <w:pPr>
            <w:jc w:val="left"/>
            <w:rPr>
              <w:del w:id="41" w:author="Huỳnh Công Triều" w:date="2024-05-09T17:41:00Z"/>
            </w:rPr>
          </w:pPr>
          <w:sdt>
            <w:sdtPr>
              <w:tag w:val="goog_rdk_35"/>
              <w:id w:val="-1466968872"/>
            </w:sdtPr>
            <w:sdtContent/>
          </w:sdt>
        </w:p>
      </w:sdtContent>
    </w:sdt>
    <w:bookmarkStart w:id="42" w:name="_heading=h.3fwokq0" w:colFirst="0" w:colLast="0" w:displacedByCustomXml="next"/>
    <w:bookmarkEnd w:id="42" w:displacedByCustomXml="next"/>
    <w:sdt>
      <w:sdtPr>
        <w:rPr>
          <w:b w:val="0"/>
          <w:caps w:val="0"/>
        </w:rPr>
        <w:tag w:val="goog_rdk_38"/>
        <w:id w:val="1912966481"/>
      </w:sdtPr>
      <w:sdtContent>
        <w:p w14:paraId="4839B926" w14:textId="77777777" w:rsidR="005E204F" w:rsidRDefault="00000000">
          <w:pPr>
            <w:pStyle w:val="Heading1"/>
            <w:ind w:left="360" w:firstLine="2865"/>
            <w:jc w:val="both"/>
            <w:rPr>
              <w:del w:id="43" w:author="Huỳnh Công Triều" w:date="2024-05-09T17:41:00Z"/>
              <w:sz w:val="26"/>
              <w:szCs w:val="26"/>
            </w:rPr>
          </w:pPr>
          <w:sdt>
            <w:sdtPr>
              <w:rPr>
                <w:b w:val="0"/>
                <w:caps w:val="0"/>
              </w:rPr>
              <w:tag w:val="goog_rdk_37"/>
              <w:id w:val="-1699848811"/>
            </w:sdtPr>
            <w:sdtContent>
              <w:del w:id="44" w:author="Huỳnh Công Triều" w:date="2024-05-09T17:41:00Z">
                <w:r>
                  <w:rPr>
                    <w:sz w:val="26"/>
                    <w:szCs w:val="26"/>
                  </w:rPr>
                  <w:delText>Tài liệu tham khảo</w:delText>
                </w:r>
              </w:del>
            </w:sdtContent>
          </w:sdt>
        </w:p>
      </w:sdtContent>
    </w:sdt>
    <w:p w14:paraId="6980B866" w14:textId="77777777" w:rsidR="005E204F" w:rsidRDefault="005E204F"/>
    <w:p w14:paraId="0A2F19D8" w14:textId="77777777" w:rsidR="005E204F" w:rsidRDefault="005E204F">
      <w:pPr>
        <w:jc w:val="center"/>
      </w:pPr>
    </w:p>
    <w:sectPr w:rsidR="005E204F" w:rsidSect="00EF7F82">
      <w:headerReference w:type="default" r:id="rId45"/>
      <w:pgSz w:w="12240" w:h="15840"/>
      <w:pgMar w:top="1440" w:right="1440" w:bottom="1440" w:left="1440" w:header="720" w:footer="720" w:gutter="0"/>
      <w:pgBorders w:display="firstPage">
        <w:top w:val="thinThickSmallGap" w:sz="24" w:space="0" w:color="auto"/>
        <w:left w:val="thinThickSmallGap" w:sz="24" w:space="1" w:color="auto"/>
        <w:bottom w:val="thickThinSmallGap" w:sz="24" w:space="0" w:color="auto"/>
        <w:right w:val="thickThinSmallGap" w:sz="24" w:space="1"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FEE74" w14:textId="77777777" w:rsidR="00EF7F82" w:rsidRDefault="00EF7F82">
      <w:pPr>
        <w:spacing w:after="0" w:line="240" w:lineRule="auto"/>
      </w:pPr>
      <w:r>
        <w:separator/>
      </w:r>
    </w:p>
  </w:endnote>
  <w:endnote w:type="continuationSeparator" w:id="0">
    <w:p w14:paraId="4C16EE9B" w14:textId="77777777" w:rsidR="00EF7F82" w:rsidRDefault="00EF7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14800" w14:textId="77777777" w:rsidR="00EF7F82" w:rsidRDefault="00EF7F82">
      <w:pPr>
        <w:spacing w:after="0" w:line="240" w:lineRule="auto"/>
      </w:pPr>
      <w:r>
        <w:separator/>
      </w:r>
    </w:p>
  </w:footnote>
  <w:footnote w:type="continuationSeparator" w:id="0">
    <w:p w14:paraId="7F5724A2" w14:textId="77777777" w:rsidR="00EF7F82" w:rsidRDefault="00EF7F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5E6D" w14:textId="77777777" w:rsidR="005E204F" w:rsidRDefault="005E20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10DB"/>
    <w:multiLevelType w:val="multilevel"/>
    <w:tmpl w:val="9D983E60"/>
    <w:lvl w:ilvl="0">
      <w:start w:val="1"/>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16238C7"/>
    <w:multiLevelType w:val="multilevel"/>
    <w:tmpl w:val="DB34E9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E552BB"/>
    <w:multiLevelType w:val="multilevel"/>
    <w:tmpl w:val="0E46F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7B2E1F"/>
    <w:multiLevelType w:val="multilevel"/>
    <w:tmpl w:val="279A8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E40454"/>
    <w:multiLevelType w:val="multilevel"/>
    <w:tmpl w:val="64825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8D72D4"/>
    <w:multiLevelType w:val="multilevel"/>
    <w:tmpl w:val="04B61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467CAD"/>
    <w:multiLevelType w:val="multilevel"/>
    <w:tmpl w:val="8D744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4651BF"/>
    <w:multiLevelType w:val="multilevel"/>
    <w:tmpl w:val="8EA86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5529F2"/>
    <w:multiLevelType w:val="multilevel"/>
    <w:tmpl w:val="E048C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C97639"/>
    <w:multiLevelType w:val="multilevel"/>
    <w:tmpl w:val="7F8E0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0708E7"/>
    <w:multiLevelType w:val="multilevel"/>
    <w:tmpl w:val="6ACCB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503927"/>
    <w:multiLevelType w:val="multilevel"/>
    <w:tmpl w:val="75C21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E742596"/>
    <w:multiLevelType w:val="multilevel"/>
    <w:tmpl w:val="44E0C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2A047A0"/>
    <w:multiLevelType w:val="multilevel"/>
    <w:tmpl w:val="245ADA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D877FAF"/>
    <w:multiLevelType w:val="multilevel"/>
    <w:tmpl w:val="465490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25D047E"/>
    <w:multiLevelType w:val="multilevel"/>
    <w:tmpl w:val="01B87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5207BC4"/>
    <w:multiLevelType w:val="multilevel"/>
    <w:tmpl w:val="A0847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FDF2AC7"/>
    <w:multiLevelType w:val="multilevel"/>
    <w:tmpl w:val="B3A8CADA"/>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18" w15:restartNumberingAfterBreak="0">
    <w:nsid w:val="60F26BBE"/>
    <w:multiLevelType w:val="multilevel"/>
    <w:tmpl w:val="4E463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13F727D"/>
    <w:multiLevelType w:val="multilevel"/>
    <w:tmpl w:val="FD181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955B30"/>
    <w:multiLevelType w:val="multilevel"/>
    <w:tmpl w:val="0B3A1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6DD067E"/>
    <w:multiLevelType w:val="multilevel"/>
    <w:tmpl w:val="5E6E0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8FE291D"/>
    <w:multiLevelType w:val="multilevel"/>
    <w:tmpl w:val="E280C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C210DA1"/>
    <w:multiLevelType w:val="multilevel"/>
    <w:tmpl w:val="F88C9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E283BCD"/>
    <w:multiLevelType w:val="multilevel"/>
    <w:tmpl w:val="B2EA2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0FE088E"/>
    <w:multiLevelType w:val="multilevel"/>
    <w:tmpl w:val="BE462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1EB1CE0"/>
    <w:multiLevelType w:val="multilevel"/>
    <w:tmpl w:val="D11CD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2FA39DE"/>
    <w:multiLevelType w:val="multilevel"/>
    <w:tmpl w:val="5436F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6573F3B"/>
    <w:multiLevelType w:val="multilevel"/>
    <w:tmpl w:val="EDB4A6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7AD68C0"/>
    <w:multiLevelType w:val="multilevel"/>
    <w:tmpl w:val="D4CA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7BD64AB"/>
    <w:multiLevelType w:val="multilevel"/>
    <w:tmpl w:val="8FC4C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FE706C5"/>
    <w:multiLevelType w:val="multilevel"/>
    <w:tmpl w:val="CAB28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88710678">
    <w:abstractNumId w:val="17"/>
  </w:num>
  <w:num w:numId="2" w16cid:durableId="1742486896">
    <w:abstractNumId w:val="3"/>
  </w:num>
  <w:num w:numId="3" w16cid:durableId="1664770977">
    <w:abstractNumId w:val="1"/>
  </w:num>
  <w:num w:numId="4" w16cid:durableId="289629551">
    <w:abstractNumId w:val="4"/>
  </w:num>
  <w:num w:numId="5" w16cid:durableId="402873237">
    <w:abstractNumId w:val="8"/>
  </w:num>
  <w:num w:numId="6" w16cid:durableId="840395607">
    <w:abstractNumId w:val="2"/>
  </w:num>
  <w:num w:numId="7" w16cid:durableId="1159034340">
    <w:abstractNumId w:val="13"/>
  </w:num>
  <w:num w:numId="8" w16cid:durableId="1997879048">
    <w:abstractNumId w:val="31"/>
  </w:num>
  <w:num w:numId="9" w16cid:durableId="545485306">
    <w:abstractNumId w:val="10"/>
  </w:num>
  <w:num w:numId="10" w16cid:durableId="639698707">
    <w:abstractNumId w:val="20"/>
  </w:num>
  <w:num w:numId="11" w16cid:durableId="1067343609">
    <w:abstractNumId w:val="27"/>
  </w:num>
  <w:num w:numId="12" w16cid:durableId="202183049">
    <w:abstractNumId w:val="9"/>
  </w:num>
  <w:num w:numId="13" w16cid:durableId="114569887">
    <w:abstractNumId w:val="14"/>
  </w:num>
  <w:num w:numId="14" w16cid:durableId="2025864901">
    <w:abstractNumId w:val="0"/>
  </w:num>
  <w:num w:numId="15" w16cid:durableId="1067925022">
    <w:abstractNumId w:val="12"/>
  </w:num>
  <w:num w:numId="16" w16cid:durableId="107699056">
    <w:abstractNumId w:val="15"/>
  </w:num>
  <w:num w:numId="17" w16cid:durableId="1997492708">
    <w:abstractNumId w:val="16"/>
  </w:num>
  <w:num w:numId="18" w16cid:durableId="1226795797">
    <w:abstractNumId w:val="19"/>
  </w:num>
  <w:num w:numId="19" w16cid:durableId="1261596889">
    <w:abstractNumId w:val="22"/>
  </w:num>
  <w:num w:numId="20" w16cid:durableId="1763064734">
    <w:abstractNumId w:val="5"/>
  </w:num>
  <w:num w:numId="21" w16cid:durableId="2022661858">
    <w:abstractNumId w:val="26"/>
  </w:num>
  <w:num w:numId="22" w16cid:durableId="838928151">
    <w:abstractNumId w:val="28"/>
  </w:num>
  <w:num w:numId="23" w16cid:durableId="1619099176">
    <w:abstractNumId w:val="18"/>
  </w:num>
  <w:num w:numId="24" w16cid:durableId="912857383">
    <w:abstractNumId w:val="24"/>
  </w:num>
  <w:num w:numId="25" w16cid:durableId="592013264">
    <w:abstractNumId w:val="7"/>
  </w:num>
  <w:num w:numId="26" w16cid:durableId="686517137">
    <w:abstractNumId w:val="30"/>
  </w:num>
  <w:num w:numId="27" w16cid:durableId="2115442642">
    <w:abstractNumId w:val="25"/>
  </w:num>
  <w:num w:numId="28" w16cid:durableId="679739432">
    <w:abstractNumId w:val="21"/>
  </w:num>
  <w:num w:numId="29" w16cid:durableId="1705137771">
    <w:abstractNumId w:val="11"/>
  </w:num>
  <w:num w:numId="30" w16cid:durableId="787772671">
    <w:abstractNumId w:val="6"/>
  </w:num>
  <w:num w:numId="31" w16cid:durableId="1497724459">
    <w:abstractNumId w:val="23"/>
  </w:num>
  <w:num w:numId="32" w16cid:durableId="135904141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04F"/>
    <w:rsid w:val="00501DFD"/>
    <w:rsid w:val="005E204F"/>
    <w:rsid w:val="00EF7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FDAEA"/>
  <w15:docId w15:val="{532A2B75-821D-423F-B7B2-7DACC48E1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cstheme="minorBidi"/>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outlineLvl w:val="2"/>
    </w:pPr>
    <w:rPr>
      <w:rFonts w:eastAsiaTheme="minorEastAsia"/>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TableNormal1">
    <w:name w:val="Table Normal1"/>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character" w:customStyle="1" w:styleId="Heading3Char">
    <w:name w:val="Heading 3 Char"/>
    <w:link w:val="Heading3"/>
    <w:uiPriority w:val="9"/>
    <w:qFormat/>
    <w:rPr>
      <w:rFonts w:ascii="Times New Roman" w:eastAsiaTheme="minorEastAsia" w:hAnsi="Times New Roman" w:cstheme="minorBidi"/>
      <w:sz w:val="26"/>
      <w:szCs w:val="22"/>
      <w:rtl w:val="0"/>
      <w:lang w:val="en-US" w:eastAsia="en-US" w:bidi="ar-SA"/>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Style38">
    <w:name w:val="_Style 38"/>
    <w:basedOn w:val="TableNormal1"/>
    <w:qFormat/>
    <w:tblPr>
      <w:tblCellMar>
        <w:top w:w="100" w:type="dxa"/>
        <w:left w:w="100" w:type="dxa"/>
        <w:bottom w:w="100" w:type="dxa"/>
        <w:right w:w="100" w:type="dxa"/>
      </w:tblCellMar>
    </w:tblPr>
  </w:style>
  <w:style w:type="table" w:customStyle="1" w:styleId="Style39">
    <w:name w:val="_Style 39"/>
    <w:basedOn w:val="TableNormal1"/>
    <w:qFormat/>
    <w:tblPr>
      <w:tblCellMar>
        <w:left w:w="108" w:type="dxa"/>
        <w:right w:w="108" w:type="dxa"/>
      </w:tblCellMar>
    </w:tblPr>
  </w:style>
  <w:style w:type="table" w:customStyle="1" w:styleId="Style40">
    <w:name w:val="_Style 40"/>
    <w:basedOn w:val="TableNormal1"/>
    <w:qFormat/>
    <w:tblPr>
      <w:tblCellMar>
        <w:left w:w="108" w:type="dxa"/>
        <w:right w:w="108" w:type="dxa"/>
      </w:tblCellMar>
    </w:tblPr>
  </w:style>
  <w:style w:type="table" w:customStyle="1" w:styleId="Style41">
    <w:name w:val="_Style 41"/>
    <w:basedOn w:val="TableNormal1"/>
    <w:qFormat/>
    <w:tblPr>
      <w:tblCellMar>
        <w:top w:w="100" w:type="dxa"/>
        <w:left w:w="100" w:type="dxa"/>
        <w:bottom w:w="100" w:type="dxa"/>
        <w:right w:w="100" w:type="dxa"/>
      </w:tblCellMar>
    </w:tblPr>
  </w:style>
  <w:style w:type="table" w:customStyle="1" w:styleId="Style42">
    <w:name w:val="_Style 42"/>
    <w:basedOn w:val="TableNormal1"/>
    <w:qFormat/>
    <w:tblPr>
      <w:tblCellMar>
        <w:top w:w="100" w:type="dxa"/>
        <w:left w:w="100" w:type="dxa"/>
        <w:bottom w:w="100" w:type="dxa"/>
        <w:right w:w="100" w:type="dxa"/>
      </w:tblCellMar>
    </w:tblPr>
  </w:style>
  <w:style w:type="table" w:customStyle="1" w:styleId="Style43">
    <w:name w:val="_Style 43"/>
    <w:basedOn w:val="TableNormal1"/>
    <w:qFormat/>
    <w:tblPr>
      <w:tblCellMar>
        <w:top w:w="100" w:type="dxa"/>
        <w:left w:w="100" w:type="dxa"/>
        <w:bottom w:w="100" w:type="dxa"/>
        <w:right w:w="100" w:type="dxa"/>
      </w:tblCellMar>
    </w:tblPr>
  </w:style>
  <w:style w:type="table" w:customStyle="1" w:styleId="Style44">
    <w:name w:val="_Style 44"/>
    <w:basedOn w:val="TableNormal1"/>
    <w:qFormat/>
    <w:tblPr>
      <w:tblCellMar>
        <w:top w:w="100" w:type="dxa"/>
        <w:left w:w="100" w:type="dxa"/>
        <w:bottom w:w="100" w:type="dxa"/>
        <w:right w:w="100" w:type="dxa"/>
      </w:tblCellMar>
    </w:tblPr>
  </w:style>
  <w:style w:type="table" w:customStyle="1" w:styleId="Style45">
    <w:name w:val="_Style 45"/>
    <w:basedOn w:val="TableNormal1"/>
    <w:tblPr>
      <w:tblCellMar>
        <w:top w:w="100" w:type="dxa"/>
        <w:left w:w="100" w:type="dxa"/>
        <w:bottom w:w="100" w:type="dxa"/>
        <w:right w:w="100" w:type="dxa"/>
      </w:tblCellMar>
    </w:tblPr>
  </w:style>
  <w:style w:type="table" w:customStyle="1" w:styleId="Style46">
    <w:name w:val="_Style 46"/>
    <w:basedOn w:val="TableNormal1"/>
    <w:qFormat/>
    <w:tblPr>
      <w:tblCellMar>
        <w:top w:w="100" w:type="dxa"/>
        <w:left w:w="100" w:type="dxa"/>
        <w:bottom w:w="100" w:type="dxa"/>
        <w:right w:w="100" w:type="dxa"/>
      </w:tblCellMar>
    </w:tblPr>
  </w:style>
  <w:style w:type="table" w:customStyle="1" w:styleId="Style47">
    <w:name w:val="_Style 47"/>
    <w:basedOn w:val="TableNormal1"/>
    <w:qFormat/>
    <w:tblPr>
      <w:tblCellMar>
        <w:top w:w="100" w:type="dxa"/>
        <w:left w:w="100" w:type="dxa"/>
        <w:bottom w:w="100" w:type="dxa"/>
        <w:right w:w="100" w:type="dxa"/>
      </w:tblCellMar>
    </w:tblPr>
  </w:style>
  <w:style w:type="table" w:customStyle="1" w:styleId="Style48">
    <w:name w:val="_Style 48"/>
    <w:basedOn w:val="TableNormal1"/>
    <w:qFormat/>
    <w:tblPr>
      <w:tblCellMar>
        <w:top w:w="100" w:type="dxa"/>
        <w:left w:w="100" w:type="dxa"/>
        <w:bottom w:w="100" w:type="dxa"/>
        <w:right w:w="100" w:type="dxa"/>
      </w:tblCellMar>
    </w:tblPr>
  </w:style>
  <w:style w:type="table" w:customStyle="1" w:styleId="Style49">
    <w:name w:val="_Style 49"/>
    <w:basedOn w:val="TableNormal1"/>
    <w:qFormat/>
    <w:tblPr>
      <w:tblCellMar>
        <w:top w:w="100" w:type="dxa"/>
        <w:left w:w="100" w:type="dxa"/>
        <w:bottom w:w="100" w:type="dxa"/>
        <w:right w:w="100" w:type="dxa"/>
      </w:tblCellMar>
    </w:tblPr>
  </w:style>
  <w:style w:type="table" w:customStyle="1" w:styleId="Style50">
    <w:name w:val="_Style 50"/>
    <w:basedOn w:val="TableNormal1"/>
    <w:qFormat/>
    <w:tblPr>
      <w:tblCellMar>
        <w:top w:w="100" w:type="dxa"/>
        <w:left w:w="100" w:type="dxa"/>
        <w:bottom w:w="100" w:type="dxa"/>
        <w:right w:w="100" w:type="dxa"/>
      </w:tblCellMar>
    </w:tblPr>
  </w:style>
  <w:style w:type="table" w:customStyle="1" w:styleId="Style51">
    <w:name w:val="_Style 51"/>
    <w:basedOn w:val="TableNormal1"/>
    <w:qFormat/>
    <w:tblPr>
      <w:tblCellMar>
        <w:top w:w="100" w:type="dxa"/>
        <w:left w:w="100" w:type="dxa"/>
        <w:bottom w:w="100" w:type="dxa"/>
        <w:right w:w="100" w:type="dxa"/>
      </w:tblCellMar>
    </w:tblPr>
  </w:style>
  <w:style w:type="table" w:customStyle="1" w:styleId="Style52">
    <w:name w:val="_Style 52"/>
    <w:basedOn w:val="TableNormal1"/>
    <w:qFormat/>
    <w:tblPr>
      <w:tblCellMar>
        <w:top w:w="100" w:type="dxa"/>
        <w:left w:w="100" w:type="dxa"/>
        <w:bottom w:w="100" w:type="dxa"/>
        <w:right w:w="100" w:type="dxa"/>
      </w:tblCellMar>
    </w:tblPr>
  </w:style>
  <w:style w:type="table" w:customStyle="1" w:styleId="Style53">
    <w:name w:val="_Style 53"/>
    <w:basedOn w:val="TableNormal1"/>
    <w:qFormat/>
    <w:tblPr>
      <w:tblCellMar>
        <w:top w:w="100" w:type="dxa"/>
        <w:left w:w="100" w:type="dxa"/>
        <w:bottom w:w="100" w:type="dxa"/>
        <w:right w:w="100" w:type="dxa"/>
      </w:tblCellMar>
    </w:tblPr>
  </w:style>
  <w:style w:type="table" w:customStyle="1" w:styleId="Style54">
    <w:name w:val="_Style 54"/>
    <w:basedOn w:val="TableNormal1"/>
    <w:qFormat/>
    <w:tblPr>
      <w:tblCellMar>
        <w:top w:w="100" w:type="dxa"/>
        <w:left w:w="100" w:type="dxa"/>
        <w:bottom w:w="100" w:type="dxa"/>
        <w:right w:w="100" w:type="dxa"/>
      </w:tblCellMar>
    </w:tblPr>
  </w:style>
  <w:style w:type="table" w:customStyle="1" w:styleId="Style55">
    <w:name w:val="_Style 55"/>
    <w:basedOn w:val="TableNormal1"/>
    <w:qFormat/>
    <w:tblPr>
      <w:tblCellMar>
        <w:top w:w="100" w:type="dxa"/>
        <w:left w:w="100" w:type="dxa"/>
        <w:bottom w:w="100" w:type="dxa"/>
        <w:right w:w="100" w:type="dxa"/>
      </w:tblCellMar>
    </w:tblPr>
  </w:style>
  <w:style w:type="table" w:customStyle="1" w:styleId="Style56">
    <w:name w:val="_Style 56"/>
    <w:basedOn w:val="TableNormal1"/>
    <w:qFormat/>
    <w:tblPr>
      <w:tblCellMar>
        <w:top w:w="100" w:type="dxa"/>
        <w:left w:w="100" w:type="dxa"/>
        <w:bottom w:w="100" w:type="dxa"/>
        <w:right w:w="100" w:type="dxa"/>
      </w:tblCellMar>
    </w:tblPr>
  </w:style>
  <w:style w:type="table" w:customStyle="1" w:styleId="Style57">
    <w:name w:val="_Style 57"/>
    <w:basedOn w:val="TableNormal1"/>
    <w:qFormat/>
    <w:tblPr>
      <w:tblCellMar>
        <w:top w:w="100" w:type="dxa"/>
        <w:left w:w="100" w:type="dxa"/>
        <w:bottom w:w="100" w:type="dxa"/>
        <w:right w:w="100" w:type="dxa"/>
      </w:tblCellMar>
    </w:tblPr>
  </w:style>
  <w:style w:type="table" w:customStyle="1" w:styleId="Style58">
    <w:name w:val="_Style 58"/>
    <w:basedOn w:val="TableNormal1"/>
    <w:qFormat/>
    <w:tblPr>
      <w:tblCellMar>
        <w:top w:w="100" w:type="dxa"/>
        <w:left w:w="100" w:type="dxa"/>
        <w:bottom w:w="100" w:type="dxa"/>
        <w:right w:w="100" w:type="dxa"/>
      </w:tblCellMar>
    </w:tblPr>
  </w:style>
  <w:style w:type="table" w:customStyle="1" w:styleId="Style59">
    <w:name w:val="_Style 59"/>
    <w:basedOn w:val="TableNormal1"/>
    <w:qFormat/>
    <w:tblPr>
      <w:tblCellMar>
        <w:top w:w="100" w:type="dxa"/>
        <w:left w:w="100" w:type="dxa"/>
        <w:bottom w:w="100" w:type="dxa"/>
        <w:right w:w="100" w:type="dxa"/>
      </w:tblCellMar>
    </w:tblPr>
  </w:style>
  <w:style w:type="table" w:customStyle="1" w:styleId="Style60">
    <w:name w:val="_Style 60"/>
    <w:basedOn w:val="TableNormal1"/>
    <w:qFormat/>
    <w:tblPr>
      <w:tblCellMar>
        <w:top w:w="100" w:type="dxa"/>
        <w:left w:w="100" w:type="dxa"/>
        <w:bottom w:w="100" w:type="dxa"/>
        <w:right w:w="100" w:type="dxa"/>
      </w:tblCellMar>
    </w:tblPr>
  </w:style>
  <w:style w:type="table" w:customStyle="1" w:styleId="Style61">
    <w:name w:val="_Style 61"/>
    <w:basedOn w:val="TableNormal1"/>
    <w:qFormat/>
    <w:tblPr>
      <w:tblCellMar>
        <w:top w:w="100" w:type="dxa"/>
        <w:left w:w="100" w:type="dxa"/>
        <w:bottom w:w="100" w:type="dxa"/>
        <w:right w:w="100" w:type="dxa"/>
      </w:tblCellMar>
    </w:tblPr>
  </w:style>
  <w:style w:type="table" w:customStyle="1" w:styleId="Style62">
    <w:name w:val="_Style 62"/>
    <w:basedOn w:val="TableNormal1"/>
    <w:qFormat/>
    <w:tblPr>
      <w:tblCellMar>
        <w:top w:w="100" w:type="dxa"/>
        <w:left w:w="100" w:type="dxa"/>
        <w:bottom w:w="100" w:type="dxa"/>
        <w:right w:w="100" w:type="dxa"/>
      </w:tblCellMar>
    </w:tblPr>
  </w:style>
  <w:style w:type="table" w:customStyle="1" w:styleId="Style63">
    <w:name w:val="_Style 63"/>
    <w:basedOn w:val="TableNormal1"/>
    <w:qFormat/>
    <w:tblPr>
      <w:tblCellMar>
        <w:top w:w="100" w:type="dxa"/>
        <w:left w:w="100" w:type="dxa"/>
        <w:bottom w:w="100" w:type="dxa"/>
        <w:right w:w="100" w:type="dxa"/>
      </w:tblCellMar>
    </w:tblPr>
  </w:style>
  <w:style w:type="table" w:customStyle="1" w:styleId="Style64">
    <w:name w:val="_Style 64"/>
    <w:basedOn w:val="TableNormal1"/>
    <w:qFormat/>
    <w:tblPr>
      <w:tblCellMar>
        <w:top w:w="100" w:type="dxa"/>
        <w:left w:w="100" w:type="dxa"/>
        <w:bottom w:w="100" w:type="dxa"/>
        <w:right w:w="100" w:type="dxa"/>
      </w:tblCellMar>
    </w:tblPr>
  </w:style>
  <w:style w:type="table" w:customStyle="1" w:styleId="Style65">
    <w:name w:val="_Style 65"/>
    <w:basedOn w:val="TableNormal1"/>
    <w:qFormat/>
    <w:tblPr>
      <w:tblCellMar>
        <w:top w:w="100" w:type="dxa"/>
        <w:left w:w="100" w:type="dxa"/>
        <w:bottom w:w="100" w:type="dxa"/>
        <w:right w:w="100" w:type="dxa"/>
      </w:tblCellMar>
    </w:tblPr>
  </w:style>
  <w:style w:type="paragraph" w:customStyle="1" w:styleId="WPSOffice1">
    <w:name w:val="WPSOffice手动目录 1"/>
    <w:qFormat/>
  </w:style>
  <w:style w:type="paragraph" w:styleId="CommentText">
    <w:name w:val="annotation text"/>
    <w:basedOn w:val="Normal"/>
    <w:link w:val="CommentTextChar"/>
    <w:pPr>
      <w:spacing w:line="240" w:lineRule="auto"/>
    </w:pPr>
    <w:rPr>
      <w:sz w:val="20"/>
      <w:szCs w:val="20"/>
    </w:rPr>
  </w:style>
  <w:style w:type="character" w:customStyle="1" w:styleId="CommentTextChar">
    <w:name w:val="Comment Text Char"/>
    <w:basedOn w:val="DefaultParagraphFont"/>
    <w:link w:val="CommentText"/>
    <w:rPr>
      <w:rFonts w:eastAsiaTheme="minorHAnsi" w:cstheme="minorBidi"/>
      <w:lang w:val="en-US" w:eastAsia="en-US"/>
    </w:rPr>
  </w:style>
  <w:style w:type="character" w:styleId="CommentReference">
    <w:name w:val="annotation reference"/>
    <w:basedOn w:val="DefaultParagraphFont"/>
    <w:rPr>
      <w:sz w:val="16"/>
      <w:szCs w:val="16"/>
    </w:rPr>
  </w:style>
  <w:style w:type="paragraph" w:styleId="CommentSubject">
    <w:name w:val="annotation subject"/>
    <w:basedOn w:val="CommentText"/>
    <w:next w:val="CommentText"/>
    <w:link w:val="CommentSubjectChar"/>
    <w:rsid w:val="002C075D"/>
    <w:rPr>
      <w:b/>
      <w:bCs/>
    </w:rPr>
  </w:style>
  <w:style w:type="character" w:customStyle="1" w:styleId="CommentSubjectChar">
    <w:name w:val="Comment Subject Char"/>
    <w:basedOn w:val="CommentTextChar"/>
    <w:link w:val="CommentSubject"/>
    <w:rsid w:val="002C075D"/>
    <w:rPr>
      <w:rFonts w:eastAsiaTheme="minorHAnsi" w:cstheme="minorBidi"/>
      <w:b/>
      <w:bCs/>
      <w:lang w:val="en-US" w:eastAsia="en-US"/>
    </w:rPr>
  </w:style>
  <w:style w:type="paragraph" w:styleId="NormalWeb">
    <w:name w:val="Normal (Web)"/>
    <w:basedOn w:val="Normal"/>
    <w:uiPriority w:val="99"/>
    <w:unhideWhenUsed/>
    <w:rsid w:val="005951CF"/>
    <w:pPr>
      <w:spacing w:before="100" w:beforeAutospacing="1" w:after="100" w:afterAutospacing="1" w:line="240" w:lineRule="auto"/>
      <w:jc w:val="left"/>
    </w:pPr>
    <w:rPr>
      <w:rFonts w:eastAsia="Times New Roman" w:cs="Times New Roman"/>
      <w:sz w:val="24"/>
      <w:szCs w:val="24"/>
      <w:lang w:val="vi-VN" w:eastAsia="vi-V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hyperlink" Target="https://drive.google.com/file/d/13UaJoiLKNHchiode4xbkNXpv4Nz_eDR4/view?usp=sharing"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drive.google.com/file/d/1ZpT0F4OH6ySPYMLyL8PMLONpHTvTDHPD/view?usp=sharing" TargetMode="Externa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Egt4NDl/+8cEq4v6sdn4ta/8EA==">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JncnFydWUyCGgudngxMjI3MgloLjNmd29rcTA4AGotChRzdWdnZXN0LjFocWplYmhuY2NuZBIVSHXhu7NuaCBDw7RuZyBUcmnhu4F1ai0KFHN1Z2dlc3Qua201dmhqODVtanYwEhVIdeG7s25oIEPDtG5nIFRyaeG7gXVqLQoUc3VnZ2VzdC52dG0zOTYyY2ZmNWsSFUh14buzbmggQ8O0bmcgVHJp4buBdXIhMTFqVkI1dE9mM1RzTTNQMHVkMkZmUTlQc2l1VUg3OVl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5064</Words>
  <Characters>28871</Characters>
  <Application>Microsoft Office Word</Application>
  <DocSecurity>0</DocSecurity>
  <Lines>240</Lines>
  <Paragraphs>67</Paragraphs>
  <ScaleCrop>false</ScaleCrop>
  <Company/>
  <LinksUpToDate>false</LinksUpToDate>
  <CharactersWithSpaces>33868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NCT</dc:creator>
  <cp:lastModifiedBy>Huynh Cong Trieu</cp:lastModifiedBy>
  <cp:revision>2</cp:revision>
  <dcterms:created xsi:type="dcterms:W3CDTF">2023-03-27T07:45:00Z</dcterms:created>
  <dcterms:modified xsi:type="dcterms:W3CDTF">2024-05-10T04:35:00Z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FAC5F4ABBDE44663B7DB1BD325EAE072_12</vt:lpwstr>
  </property>
</Properties>
</file>